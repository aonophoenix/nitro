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DFD369" w14:textId="77777777" w:rsidR="00BB749A" w:rsidRDefault="00BB749A" w:rsidP="007E7B71">
      <w:pPr>
        <w:spacing w:after="0" w:line="240" w:lineRule="auto"/>
        <w:jc w:val="center"/>
        <w:outlineLvl w:val="0"/>
        <w:rPr>
          <w:rFonts w:ascii="Arial" w:eastAsia="Times New Roman" w:hAnsi="Arial" w:cs="Arial"/>
          <w:color w:val="000000"/>
        </w:rPr>
      </w:pPr>
      <w:r>
        <w:rPr>
          <w:rFonts w:ascii="Arial" w:eastAsia="Times New Roman" w:hAnsi="Arial" w:cs="Arial"/>
          <w:color w:val="000000"/>
        </w:rPr>
        <w:t>Analysis of the effect of different irrigation and fertilization s</w:t>
      </w:r>
      <w:r w:rsidR="0072228D">
        <w:rPr>
          <w:rFonts w:ascii="Arial" w:eastAsia="Times New Roman" w:hAnsi="Arial" w:cs="Arial"/>
          <w:color w:val="000000"/>
        </w:rPr>
        <w:t>trategies in Kentucky bluegrass</w:t>
      </w:r>
    </w:p>
    <w:p w14:paraId="21BE2C34" w14:textId="77777777" w:rsidR="0072228D" w:rsidRDefault="0072228D" w:rsidP="0072228D">
      <w:pPr>
        <w:spacing w:after="0" w:line="240" w:lineRule="auto"/>
        <w:jc w:val="center"/>
        <w:rPr>
          <w:rFonts w:ascii="Arial" w:eastAsia="Times New Roman" w:hAnsi="Arial" w:cs="Arial"/>
          <w:color w:val="000000"/>
        </w:rPr>
      </w:pPr>
    </w:p>
    <w:p w14:paraId="17B27E31" w14:textId="77777777" w:rsidR="0072228D" w:rsidRDefault="0072228D" w:rsidP="007E7B71">
      <w:pPr>
        <w:spacing w:after="0" w:line="240" w:lineRule="auto"/>
        <w:jc w:val="center"/>
        <w:outlineLvl w:val="0"/>
        <w:rPr>
          <w:rFonts w:ascii="Arial" w:eastAsia="Times New Roman" w:hAnsi="Arial" w:cs="Arial"/>
          <w:color w:val="000000"/>
        </w:rPr>
      </w:pPr>
      <w:r>
        <w:rPr>
          <w:rFonts w:ascii="Arial" w:eastAsia="Times New Roman" w:hAnsi="Arial" w:cs="Arial"/>
          <w:color w:val="000000"/>
        </w:rPr>
        <w:t>Justin Shattuck, Hayley Mangelson</w:t>
      </w:r>
    </w:p>
    <w:p w14:paraId="359FD33A" w14:textId="77777777" w:rsidR="00BB749A" w:rsidRDefault="00BB749A" w:rsidP="00BB749A">
      <w:pPr>
        <w:spacing w:after="0" w:line="240" w:lineRule="auto"/>
        <w:jc w:val="center"/>
        <w:rPr>
          <w:rFonts w:ascii="Arial" w:eastAsia="Times New Roman" w:hAnsi="Arial" w:cs="Arial"/>
          <w:color w:val="000000"/>
        </w:rPr>
      </w:pPr>
    </w:p>
    <w:p w14:paraId="4F771F1A" w14:textId="77777777" w:rsidR="00CE67A3" w:rsidRDefault="0072228D" w:rsidP="007E7B71">
      <w:pPr>
        <w:spacing w:after="0" w:line="240" w:lineRule="auto"/>
        <w:jc w:val="center"/>
        <w:outlineLvl w:val="0"/>
        <w:rPr>
          <w:rFonts w:ascii="Arial" w:eastAsia="Times New Roman" w:hAnsi="Arial" w:cs="Arial"/>
          <w:color w:val="000000"/>
        </w:rPr>
      </w:pPr>
      <w:r>
        <w:rPr>
          <w:rFonts w:ascii="Arial" w:eastAsia="Times New Roman" w:hAnsi="Arial" w:cs="Arial"/>
          <w:color w:val="000000"/>
        </w:rPr>
        <w:t>INTRODUCTION</w:t>
      </w:r>
    </w:p>
    <w:p w14:paraId="27F109C7" w14:textId="77777777" w:rsidR="0072228D" w:rsidRPr="008B1B30" w:rsidRDefault="0072228D" w:rsidP="0072228D">
      <w:pPr>
        <w:spacing w:after="0" w:line="240" w:lineRule="auto"/>
        <w:rPr>
          <w:rFonts w:ascii="Times New Roman" w:eastAsia="Times New Roman" w:hAnsi="Times New Roman" w:cs="Times New Roman"/>
          <w:sz w:val="24"/>
          <w:szCs w:val="24"/>
        </w:rPr>
      </w:pPr>
    </w:p>
    <w:p w14:paraId="6510EF42" w14:textId="5CF2F74B" w:rsidR="00CE67A3" w:rsidRDefault="00CE67A3" w:rsidP="00C31ADD">
      <w:pPr>
        <w:spacing w:after="0" w:line="240" w:lineRule="auto"/>
        <w:ind w:firstLine="360"/>
        <w:rPr>
          <w:rFonts w:ascii="Arial" w:eastAsia="Times New Roman" w:hAnsi="Arial" w:cs="Arial"/>
          <w:color w:val="000000"/>
        </w:rPr>
      </w:pPr>
      <w:r>
        <w:rPr>
          <w:rFonts w:ascii="Arial" w:eastAsia="Times New Roman" w:hAnsi="Arial" w:cs="Arial"/>
          <w:color w:val="000000"/>
        </w:rPr>
        <w:t>Rapid population growth, economic development, and climate change are all contributing to increased demands on global water resources. Water stress is already apparent in arid and dense</w:t>
      </w:r>
      <w:r w:rsidR="00FD7218">
        <w:rPr>
          <w:rFonts w:ascii="Arial" w:eastAsia="Times New Roman" w:hAnsi="Arial" w:cs="Arial"/>
          <w:color w:val="000000"/>
        </w:rPr>
        <w:t>ly populated regions world-wide</w:t>
      </w:r>
      <w:r w:rsidR="00014378">
        <w:rPr>
          <w:rFonts w:ascii="Arial" w:eastAsia="Times New Roman" w:hAnsi="Arial" w:cs="Arial"/>
          <w:color w:val="000000"/>
        </w:rPr>
        <w:t>,</w:t>
      </w:r>
      <w:r w:rsidR="00FD7218">
        <w:rPr>
          <w:rFonts w:ascii="Arial" w:eastAsia="Times New Roman" w:hAnsi="Arial" w:cs="Arial"/>
          <w:color w:val="000000"/>
        </w:rPr>
        <w:t xml:space="preserve"> and projections show that water scarcity shows a pattern of pandemic increase in the years to come.</w:t>
      </w:r>
      <w:r w:rsidR="00422075">
        <w:rPr>
          <w:rFonts w:ascii="Arial" w:eastAsia="Times New Roman" w:hAnsi="Arial" w:cs="Arial"/>
          <w:color w:val="000000"/>
        </w:rPr>
        <w:t xml:space="preserve"> The areas at most risk are urban areas, which are projected to be the location of much of the world’s population increase</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"10.1126/SCIENCE.289.5477.284", "ISSN" : "0036-8075", "PMID" : "10894773", "abstract" : "The future adequacy of freshwater resources is difficult to assess, owing to a complex and rapidly changing geography of water supply and use. Numerical experiments combining climate model outputs, water budgets, and socioeconomic information along digitized river networks demonstrate that (i) a large proportion of the world's population is currently experiencing water stress and (ii) rising water demands greatly outweigh greenhouse warming in defining the state of global water systems to 2025. Consideration of direct human impacts on global water supply remains a poorly articulated but potentially important facet of the larger global change question.", "author" : [ { "dropping-particle" : "", "family" : "V\u00f6r\u00f6smarty", "given" : "C J", "non-dropping-particle" : "", "parse-names" : false, "suffix" : "" }, { "dropping-particle" : "", "family" : "Green", "given" : "P", "non-dropping-particle" : "", "parse-names" : false, "suffix" : "" }, { "dropping-particle" : "", "family" : "Salisbury", "given" : "J", "non-dropping-particle" : "", "parse-names" : false, "suffix" : "" }, { "dropping-particle" : "", "family" : "Lammers", "given" : "R B", "non-dropping-particle" : "", "parse-names" : false, "suffix" : "" } ], "container-title" : "Science (New York, N.Y.)", "id" : "ITEM-1", "issue" : "5477", "issued" : { "date-parts" : [ [ "2000", "7", "14" ] ] }, "page" : "284-8", "publisher" : "American Association for the Advancement of Science", "title" : "Global water resources: vulnerability from climate change and population growth.", "type" : "article-journal", "volume" : "289" }, "uris" : [ "http://www.mendeley.com/documents/?uuid=c428f22e-9ca1-38b4-aa2c-23dea4f9ceeb" ] }, { "id" : "ITEM-2", "itemData" : { "DOI" : "10.1016/J.IJSBE.2015.11.001", "ISSN" : "2212-6090", "abstract" : "Ensuring adequate water supply to urban areas is a challenging task due to factors such as rapid urban growth, increasing water demand and climate change. In developing a sustainable water supply system, it is important to identify the dominant water demand factors for any given water supply scheme. This paper applies principal components analysis to identify the factors that dominate residential water demand using the Blue Mountains Water Supply System in Australia as a case study. The results show that the influence of community intervention factors (e.g. use of water efficient appliances and rainwater tanks) on water demand are among the most significant. The result also confirmed that the community intervention programmes and water pricing policy together can play a noticeable role in reducing the overall water demand. On the other hand, the influence of rainfall on water demand is found to be very limited, while temperature shows some degree of correlation with water demand. The results of this study would help water authorities to plan for effective water demand management strategies and to develop a water demand forecasting model with appropriate climatic factors to achieve sustainable water resources management. The methodology developed in this paper can be adapted to other water supply systems to identify the influential factors in water demand modelling and to devise an effective demand management strategy.", "author" : [ { "dropping-particle" : "", "family" : "Haque", "given" : "Md Mahmudul", "non-dropping-particle" : "", "parse-names" : false, "suffix" : "" }, { "dropping-particle" : "", "family" : "Egodawatta", "given" : "Prasanna", "non-dropping-particle" : "", "parse-names" : false, "suffix" : "" }, { "dropping-particle" : "", "family" : "Rahman", "given" : "Ataur", "non-dropping-particle" : "", "parse-names" : false, "suffix" : "" }, { "dropping-particle" : "", "family" : "Goonetilleke", "given" : "Ashantha", "non-dropping-particle" : "", "parse-names" : false, "suffix" : "" } ], "container-title" : "International Journal of Sustainable Built Environment", "id" : "ITEM-2", "issue" : "2", "issued" : { "date-parts" : [ [ "2015", "12", "1" ] ] }, "page" : "222-230", "publisher" : "Elsevier", "title" : "Assessing the significance of climate and community factors on urban water demand", "type" : "article-journal", "volume" : "4" }, "uris" : [ "http://www.mendeley.com/documents/?uuid=6ab913bb-2604-3ce4-b730-b6e4be54ca8b" ] } ], "mendeley" : { "formattedCitation" : "&lt;sup&gt;1,2&lt;/sup&gt;", "plainTextFormattedCitation" : "1,2", "previouslyFormattedCitation" : "&lt;sup&gt;1,2&lt;/sup&gt;"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1,2</w:t>
      </w:r>
      <w:r w:rsidR="008E497C">
        <w:rPr>
          <w:rFonts w:ascii="Arial" w:eastAsia="Times New Roman" w:hAnsi="Arial" w:cs="Arial"/>
          <w:color w:val="000000"/>
        </w:rPr>
        <w:fldChar w:fldCharType="end"/>
      </w:r>
      <w:r w:rsidR="00422075">
        <w:rPr>
          <w:rFonts w:ascii="Arial" w:eastAsia="Times New Roman" w:hAnsi="Arial" w:cs="Arial"/>
          <w:color w:val="000000"/>
        </w:rPr>
        <w:t xml:space="preserve">. </w:t>
      </w:r>
      <w:r w:rsidR="008E497C">
        <w:rPr>
          <w:rFonts w:ascii="Arial" w:eastAsia="Times New Roman" w:hAnsi="Arial" w:cs="Arial"/>
          <w:color w:val="000000"/>
        </w:rPr>
        <w:t>Because a</w:t>
      </w:r>
      <w:r w:rsidR="00422075">
        <w:rPr>
          <w:rFonts w:ascii="Arial" w:eastAsia="Times New Roman" w:hAnsi="Arial" w:cs="Arial"/>
          <w:color w:val="000000"/>
        </w:rPr>
        <w:t xml:space="preserve">griculture is </w:t>
      </w:r>
      <w:r w:rsidR="00014378">
        <w:rPr>
          <w:rFonts w:ascii="Arial" w:eastAsia="Times New Roman" w:hAnsi="Arial" w:cs="Arial"/>
          <w:color w:val="000000"/>
        </w:rPr>
        <w:t xml:space="preserve">reportedly </w:t>
      </w:r>
      <w:r w:rsidR="00422075">
        <w:rPr>
          <w:rFonts w:ascii="Arial" w:eastAsia="Times New Roman" w:hAnsi="Arial" w:cs="Arial"/>
          <w:color w:val="000000"/>
        </w:rPr>
        <w:t>responsible for near</w:t>
      </w:r>
      <w:r w:rsidR="008B1B30">
        <w:rPr>
          <w:rFonts w:ascii="Arial" w:eastAsia="Times New Roman" w:hAnsi="Arial" w:cs="Arial"/>
          <w:color w:val="000000"/>
        </w:rPr>
        <w:t>ly 90% of ground</w:t>
      </w:r>
      <w:r w:rsidR="008E497C">
        <w:rPr>
          <w:rFonts w:ascii="Arial" w:eastAsia="Times New Roman" w:hAnsi="Arial" w:cs="Arial"/>
          <w:color w:val="000000"/>
        </w:rPr>
        <w:t>water</w:t>
      </w:r>
      <w:r w:rsidR="00422075">
        <w:rPr>
          <w:rFonts w:ascii="Arial" w:eastAsia="Times New Roman" w:hAnsi="Arial" w:cs="Arial"/>
          <w:color w:val="000000"/>
        </w:rPr>
        <w:t xml:space="preserve"> consumption globally</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"10.1029/2007WR006331", "ISSN" : "00431397", "author" : [ { "dropping-particle" : "", "family" : "Rost", "given" : "Stefanie", "non-dropping-particle" : "", "parse-names" : false, "suffix" : "" }, { "dropping-particle" : "", "family" : "Gerten", "given" : "Dieter", "non-dropping-particle" : "", "parse-names" : false, "suffix" : "" }, { "dropping-particle" : "", "family" : "Bondeau", "given" : "Alberte", "non-dropping-particle" : "", "parse-names" : false, "suffix" : "" }, { "dropping-particle" : "", "family" : "Lucht", "given" : "Wolfgang", "non-dropping-particle" : "", "parse-names" : false, "suffix" : "" }, { "dropping-particle" : "", "family" : "Rohwer", "given" : "Janine", "non-dropping-particle" : "", "parse-names" : false, "suffix" : "" }, { "dropping-particle" : "", "family" : "Schaphoff", "given" : "Sibyll", "non-dropping-particle" : "", "parse-names" : false, "suffix" : "" } ], "container-title" : "Water Resources Research", "id" : "ITEM-1", "issue" : "9", "issued" : { "date-parts" : [ [ "2008", "9", "1" ] ] }, "publisher" : "Wiley-Blackwell", "title" : "Agricultural green and blue water consumption and its influence on the global water system", "type" : "article-journal", "volume" : "44" }, "uris" : [ "http://www.mendeley.com/documents/?uuid=7a0833c4-1459-3c00-b8f3-99381e2f34c8" ] } ], "mendeley" : { "formattedCitation" : "&lt;sup&gt;3&lt;/sup&gt;", "plainTextFormattedCitation" : "3", "previouslyFormattedCitation" : "&lt;sup&gt;3&lt;/sup&gt;"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3</w:t>
      </w:r>
      <w:r w:rsidR="008E497C">
        <w:rPr>
          <w:rFonts w:ascii="Arial" w:eastAsia="Times New Roman" w:hAnsi="Arial" w:cs="Arial"/>
          <w:color w:val="000000"/>
        </w:rPr>
        <w:fldChar w:fldCharType="end"/>
      </w:r>
      <w:r w:rsidR="008E497C">
        <w:rPr>
          <w:rFonts w:ascii="Arial" w:eastAsia="Times New Roman" w:hAnsi="Arial" w:cs="Arial"/>
          <w:color w:val="000000"/>
        </w:rPr>
        <w:t>, it stands to reason that water conservation has been emphasized in agricultural systems. However, lo</w:t>
      </w:r>
      <w:r w:rsidR="00014378">
        <w:rPr>
          <w:rFonts w:ascii="Arial" w:eastAsia="Times New Roman" w:hAnsi="Arial" w:cs="Arial"/>
          <w:color w:val="000000"/>
        </w:rPr>
        <w:t>cally available water in urban areas</w:t>
      </w:r>
      <w:r w:rsidR="008E497C">
        <w:rPr>
          <w:rFonts w:ascii="Arial" w:eastAsia="Times New Roman" w:hAnsi="Arial" w:cs="Arial"/>
          <w:color w:val="000000"/>
        </w:rPr>
        <w:t xml:space="preserve"> is </w:t>
      </w:r>
      <w:r w:rsidR="009B36A5">
        <w:rPr>
          <w:rFonts w:ascii="Arial" w:eastAsia="Times New Roman" w:hAnsi="Arial" w:cs="Arial"/>
          <w:color w:val="000000"/>
        </w:rPr>
        <w:t xml:space="preserve">also </w:t>
      </w:r>
      <w:r w:rsidR="008E497C">
        <w:rPr>
          <w:rFonts w:ascii="Arial" w:eastAsia="Times New Roman" w:hAnsi="Arial" w:cs="Arial"/>
          <w:color w:val="000000"/>
        </w:rPr>
        <w:t xml:space="preserve">at risk. </w:t>
      </w:r>
      <w:r w:rsidR="009B36A5">
        <w:rPr>
          <w:rFonts w:ascii="Arial" w:eastAsia="Times New Roman" w:hAnsi="Arial" w:cs="Arial"/>
          <w:color w:val="000000"/>
        </w:rPr>
        <w:t>There is significant potential for water conservation within urban landscapes, particularly in arid and semi-arid environments</w:t>
      </w:r>
      <w:r w:rsidR="008E497C">
        <w:rPr>
          <w:rFonts w:ascii="Arial" w:eastAsia="Times New Roman" w:hAnsi="Arial" w:cs="Arial"/>
          <w:color w:val="000000"/>
        </w:rPr>
        <w:fldChar w:fldCharType="begin" w:fldLock="1"/>
      </w:r>
      <w:r w:rsidR="00014378">
        <w:rPr>
          <w:rFonts w:ascii="Arial" w:eastAsia="Times New Roman" w:hAnsi="Arial" w:cs="Arial"/>
          <w:color w:val="000000"/>
        </w:rPr>
        <w:instrText>ADDIN CSL_CITATION { "citationItems" : [ { "id" : "ITEM-1", "itemData" : { "abstract" : "Improving urban water-use efficiency is a key solution to California's short-term and long-term water challenges: from drought to unsustainable groundwater use to growing tensions over limited supplies. Reducing unnecessary water withdrawals leaves more water in reservoirs and aquifers for future use and has tangible benefits to fish and other wildlife in our rivers and estuaries. In addition, improving water-use efficiency and reducing waste can save energy, lower water and wastewater treatment costs, and eliminate the need for costly new infrastructure. PAGe 2 | urban Water Conservation and efficiency Potential in California Between 2001 and 2010, California's urban water use averaged 9.1 million acre-feet per year, accounting for about one-fifth of the state's developed water use (DWR 2014). Based on our analysis, we found that businesses and industry can improve their water-use efficiency by 30 to 60 percent by adopting proven water-efficient technologies and practices. Residents can improve their home water efficiency by 40 to 60 percent by repairing leaks, installing the most efficient appliances and fixtures, and by replacing lawns and other water-intensive landscaping with plants requiring less water. In addition, water utilities can expand their efforts to identify and cut leaks and losses in underground pipes and other components of their distribution systems. Together, these measures could reduce urban water use by 2.9 million to 5.2 million acre-feet per year. All of this could be accomplished through more widespread adoption of technology and practices that are readily available and in use in California and around the world.", "author" : [ { "dropping-particle" : "", "family" : "Heberger", "given" : "Matthew", "non-dropping-particle" : "", "parse-names" : false, "suffix" : "" }, { "dropping-particle" : "", "family" : "Cooley", "given" : "Heather", "non-dropping-particle" : "", "parse-names" : false, "suffix" : "" }, { "dropping-particle" : "", "family" : "Gleick", "given" : "Peter", "non-dropping-particle" : "", "parse-names" : false, "suffix" : "" } ], "id" : "ITEM-1", "issue" : "14-05-D", "issued" : { "date-parts" : [ [ "2014" ] ] }, "number-of-pages" : "1-12", "title" : "Urban Water Conservation and Efficiency Potential in California", "type" : "report" }, "uris" : [ "http://www.mendeley.com/documents/?uuid=8b843a64-8ccf-3a66-b0cd-604a0df41a7f" ] } ], "mendeley" : { "formattedCitation" : "&lt;sup&gt;4&lt;/sup&gt;", "plainTextFormattedCitation" : "4", "previouslyFormattedCitation" : "&lt;sup&gt;4&lt;/sup&gt;"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4</w:t>
      </w:r>
      <w:r w:rsidR="008E497C">
        <w:rPr>
          <w:rFonts w:ascii="Arial" w:eastAsia="Times New Roman" w:hAnsi="Arial" w:cs="Arial"/>
          <w:color w:val="000000"/>
        </w:rPr>
        <w:fldChar w:fldCharType="end"/>
      </w:r>
      <w:r w:rsidR="008E497C">
        <w:rPr>
          <w:rFonts w:ascii="Arial" w:eastAsia="Times New Roman" w:hAnsi="Arial" w:cs="Arial"/>
          <w:color w:val="000000"/>
        </w:rPr>
        <w:t>.</w:t>
      </w:r>
    </w:p>
    <w:p w14:paraId="55B79A41" w14:textId="472B9809" w:rsidR="00796AA9" w:rsidRDefault="00C31ADD" w:rsidP="00796AA9">
      <w:pPr>
        <w:widowControl w:val="0"/>
        <w:autoSpaceDE w:val="0"/>
        <w:autoSpaceDN w:val="0"/>
        <w:adjustRightInd w:val="0"/>
        <w:spacing w:after="0" w:line="240" w:lineRule="auto"/>
        <w:ind w:firstLine="360"/>
        <w:rPr>
          <w:rFonts w:ascii="Arial" w:eastAsia="Times New Roman" w:hAnsi="Arial" w:cs="Arial"/>
          <w:color w:val="000000"/>
        </w:rPr>
      </w:pPr>
      <w:r>
        <w:rPr>
          <w:rFonts w:ascii="Arial" w:eastAsia="Times New Roman" w:hAnsi="Arial" w:cs="Arial"/>
          <w:color w:val="000000"/>
        </w:rPr>
        <w:t>U</w:t>
      </w:r>
      <w:r w:rsidR="00B05339" w:rsidRPr="00C31ADD">
        <w:rPr>
          <w:rFonts w:ascii="Arial" w:eastAsia="Times New Roman" w:hAnsi="Arial" w:cs="Arial"/>
          <w:color w:val="000000"/>
        </w:rPr>
        <w:t xml:space="preserve">rban water protection efforts have identified residential and commercial </w:t>
      </w:r>
      <w:r w:rsidR="00B33BAF">
        <w:rPr>
          <w:rFonts w:ascii="Arial" w:eastAsia="Times New Roman" w:hAnsi="Arial" w:cs="Arial"/>
          <w:color w:val="000000"/>
        </w:rPr>
        <w:t>landscapes as one o</w:t>
      </w:r>
      <w:r w:rsidR="00411A48">
        <w:rPr>
          <w:rFonts w:ascii="Arial" w:eastAsia="Times New Roman" w:hAnsi="Arial" w:cs="Arial"/>
          <w:color w:val="000000"/>
        </w:rPr>
        <w:t xml:space="preserve">f </w:t>
      </w:r>
      <w:r w:rsidR="00B05339" w:rsidRPr="00C31ADD">
        <w:rPr>
          <w:rFonts w:ascii="Arial" w:eastAsia="Times New Roman" w:hAnsi="Arial" w:cs="Arial"/>
          <w:color w:val="000000"/>
        </w:rPr>
        <w:t>the largest sources of conservation potential. These landscape</w:t>
      </w:r>
      <w:r w:rsidR="00EC24F6">
        <w:rPr>
          <w:rFonts w:ascii="Arial" w:eastAsia="Times New Roman" w:hAnsi="Arial" w:cs="Arial"/>
          <w:color w:val="000000"/>
        </w:rPr>
        <w:t>s are estimated to consume 4</w:t>
      </w:r>
      <w:r w:rsidR="00B05339" w:rsidRPr="00C31ADD">
        <w:rPr>
          <w:rFonts w:ascii="Arial" w:eastAsia="Times New Roman" w:hAnsi="Arial" w:cs="Arial"/>
          <w:color w:val="000000"/>
        </w:rPr>
        <w:t>0-70% of all municipal water.</w:t>
      </w:r>
      <w:r w:rsidR="00EC24F6">
        <w:rPr>
          <w:rFonts w:ascii="Arial" w:eastAsia="Times New Roman" w:hAnsi="Arial" w:cs="Arial"/>
          <w:color w:val="000000"/>
        </w:rPr>
        <w:fldChar w:fldCharType="begin" w:fldLock="1"/>
      </w:r>
      <w:r w:rsidR="00EC24F6">
        <w:rPr>
          <w:rFonts w:ascii="Arial" w:eastAsia="Times New Roman" w:hAnsi="Arial" w:cs="Arial"/>
          <w:color w:val="000000"/>
        </w:rPr>
        <w:instrText>ADDIN CSL_CITATION { "citationItems" : [ { "id" : "ITEM-1", "itemData" : { "ISSN" : "0018-5345", "author" : [ { "dropping-particle" : "", "family" : "St.", "given" : "Rolston", "non-dropping-particle" : "", "parse-names" : false, "suffix" : "" }, { "dropping-particle" : "", "family" : "Arnold", "given" : "Michael A.", "non-dropping-particle" : "", "parse-names" : false, "suffix" : "" }, { "dropping-particle" : "", "family" : "Wilkerson", "given" : "Don C.", "non-dropping-particle" : "", "parse-names" : false, "suffix" : "" }, { "dropping-particle" : "", "family" : "Devitt", "given" : "Dale A.", "non-dropping-particle" : "", "parse-names" : false, "suffix" : "" }, { "dropping-particle" : "", "family" : "Hurd", "given" : "Brian H.", "non-dropping-particle" : "", "parse-names" : false, "suffix" : "" }, { "dropping-particle" : "", "family" : "Lesikar", "given" : "Bruce J.", "non-dropping-particle" : "", "parse-names" : false, "suffix" : "" }, { "dropping-particle" : "", "family" : "Lohr", "given" : "Virginia I.", "non-dropping-particle" : "", "parse-names" : false, "suffix" : "" }, { "dropping-particle" : "", "family" : "Martin", "given" : "Chris A.", "non-dropping-particle" : "", "parse-names" : false, "suffix" : "" }, { "dropping-particle" : "V.", "family" : "McDonald", "given" : "Garry", "non-dropping-particle" : "", "parse-names" : false, "suffix" : "" }, { "dropping-particle" : "", "family" : "Morris", "given" : "Robert L.", "non-dropping-particle" : "", "parse-names" : false, "suffix" : "" }, { "dropping-particle" : "", "family" : "Pittenger", "given" : "Dennis R.", "non-dropping-particle" : "", "parse-names" : false, "suffix" : "" }, { "dropping-particle" : "", "family" : "Shaw", "given" : "David A.", "non-dropping-particle" : "", "parse-names" : false, "suffix" : "" }, { "dropping-particle" : "", "family" : "Zoldoske", "given" : "David F.", "non-dropping-particle" : "", "parse-names" : false, "suffix" : "" } ], "container-title" : "HortScience", "id" : "ITEM-1", "issue" : "7", "issued" : { "date-parts" : [ [ "2008", "12", "1" ] ] }, "number-of-pages" : "2081-2092", "publisher" : "The Society", "title" : "Efficient Water Use in Residential Urban Landscapes", "type" : "book", "volume" : "43" }, "uris" : [ "http://www.mendeley.com/documents/?uuid=d8eddb58-9867-3492-8789-a63d8755bf16" ] } ], "mendeley" : { "formattedCitation" : "&lt;sup&gt;5&lt;/sup&gt;", "plainTextFormattedCitation" : "5", "previouslyFormattedCitation" : "&lt;sup&gt;5&lt;/sup&gt;" }, "properties" : {  }, "schema" : "https://github.com/citation-style-language/schema/raw/master/csl-citation.json" }</w:instrText>
      </w:r>
      <w:r w:rsidR="00EC24F6">
        <w:rPr>
          <w:rFonts w:ascii="Arial" w:eastAsia="Times New Roman" w:hAnsi="Arial" w:cs="Arial"/>
          <w:color w:val="000000"/>
        </w:rPr>
        <w:fldChar w:fldCharType="separate"/>
      </w:r>
      <w:r w:rsidR="00EC24F6" w:rsidRPr="00EC24F6">
        <w:rPr>
          <w:rFonts w:ascii="Arial" w:eastAsia="Times New Roman" w:hAnsi="Arial" w:cs="Arial"/>
          <w:noProof/>
          <w:color w:val="000000"/>
          <w:vertAlign w:val="superscript"/>
        </w:rPr>
        <w:t>5</w:t>
      </w:r>
      <w:r w:rsidR="00EC24F6">
        <w:rPr>
          <w:rFonts w:ascii="Arial" w:eastAsia="Times New Roman" w:hAnsi="Arial" w:cs="Arial"/>
          <w:color w:val="000000"/>
        </w:rPr>
        <w:fldChar w:fldCharType="end"/>
      </w:r>
      <w:r w:rsidR="00BF0E65">
        <w:rPr>
          <w:rFonts w:ascii="Arial" w:eastAsia="Times New Roman" w:hAnsi="Arial" w:cs="Arial"/>
          <w:color w:val="000000"/>
        </w:rPr>
        <w:t xml:space="preserve"> Covering approximately 50 million acres in the US, t</w:t>
      </w:r>
      <w:r w:rsidRPr="00C31ADD">
        <w:rPr>
          <w:rFonts w:ascii="Arial" w:eastAsia="Times New Roman" w:hAnsi="Arial" w:cs="Arial"/>
          <w:color w:val="000000"/>
        </w:rPr>
        <w:t xml:space="preserve">urfgrass is the </w:t>
      </w:r>
      <w:r w:rsidR="004F053B" w:rsidRPr="00C31ADD">
        <w:rPr>
          <w:rFonts w:ascii="Arial" w:eastAsia="Times New Roman" w:hAnsi="Arial" w:cs="Arial"/>
          <w:color w:val="000000"/>
        </w:rPr>
        <w:t>most common landscape feature</w:t>
      </w:r>
      <w:r w:rsidRPr="00C31ADD">
        <w:rPr>
          <w:rFonts w:ascii="Arial" w:eastAsia="Times New Roman" w:hAnsi="Arial" w:cs="Arial"/>
          <w:color w:val="000000"/>
        </w:rPr>
        <w:t xml:space="preserve"> in </w:t>
      </w:r>
      <w:r w:rsidR="00BF0E65">
        <w:rPr>
          <w:rFonts w:ascii="Arial" w:eastAsia="Times New Roman" w:hAnsi="Arial" w:cs="Arial"/>
          <w:color w:val="000000"/>
        </w:rPr>
        <w:t xml:space="preserve">most urban landscapes and consumes the </w:t>
      </w:r>
      <w:r w:rsidR="00306E1F">
        <w:rPr>
          <w:rFonts w:ascii="Arial" w:eastAsia="Times New Roman" w:hAnsi="Arial" w:cs="Arial"/>
          <w:color w:val="000000"/>
        </w:rPr>
        <w:t xml:space="preserve">majority of </w:t>
      </w:r>
      <w:r w:rsidR="00014378">
        <w:rPr>
          <w:rFonts w:ascii="Arial" w:eastAsia="Times New Roman" w:hAnsi="Arial" w:cs="Arial"/>
          <w:color w:val="000000"/>
        </w:rPr>
        <w:t xml:space="preserve">landscape </w:t>
      </w:r>
      <w:r w:rsidR="004F053B" w:rsidRPr="00C31ADD">
        <w:rPr>
          <w:rFonts w:ascii="Arial" w:eastAsia="Times New Roman" w:hAnsi="Arial" w:cs="Arial"/>
          <w:color w:val="000000"/>
        </w:rPr>
        <w:t xml:space="preserve">water. </w:t>
      </w:r>
      <w:r w:rsidRPr="00C31ADD">
        <w:rPr>
          <w:rFonts w:ascii="Arial" w:eastAsia="Times New Roman" w:hAnsi="Arial" w:cs="Arial"/>
          <w:color w:val="000000"/>
        </w:rPr>
        <w:t xml:space="preserve">Endter-Wada, et al., performed research on urban landscape water consumption in Utah, where they determined that lawns were typically overwatered. The most common reason for overwatering is automatic, timer-run sprinkler systems. These </w:t>
      </w:r>
      <w:r w:rsidR="005A5DCE">
        <w:rPr>
          <w:rFonts w:ascii="Arial" w:eastAsia="Times New Roman" w:hAnsi="Arial" w:cs="Arial"/>
          <w:color w:val="000000"/>
        </w:rPr>
        <w:t xml:space="preserve">systems </w:t>
      </w:r>
      <w:r w:rsidRPr="00C31ADD">
        <w:rPr>
          <w:rFonts w:ascii="Arial" w:eastAsia="Times New Roman" w:hAnsi="Arial" w:cs="Arial"/>
          <w:color w:val="000000"/>
        </w:rPr>
        <w:t>water lawns at designated times regardless of actual water needs. Due to this and other factors, 31.3% of residential</w:t>
      </w:r>
      <w:r w:rsidR="005A5DCE">
        <w:rPr>
          <w:rFonts w:ascii="Arial" w:eastAsia="Times New Roman" w:hAnsi="Arial" w:cs="Arial"/>
          <w:color w:val="000000"/>
        </w:rPr>
        <w:t xml:space="preserve"> and 64.8% of corporate</w:t>
      </w:r>
      <w:r w:rsidRPr="00C31ADD">
        <w:rPr>
          <w:rFonts w:ascii="Arial" w:eastAsia="Times New Roman" w:hAnsi="Arial" w:cs="Arial"/>
          <w:color w:val="000000"/>
        </w:rPr>
        <w:t xml:space="preserve"> sites were practicing wasteful landscape watering</w:t>
      </w:r>
      <w:r w:rsidR="001A377F">
        <w:rPr>
          <w:rFonts w:ascii="Arial" w:eastAsia="Times New Roman" w:hAnsi="Arial" w:cs="Arial"/>
          <w:color w:val="000000"/>
          <w:vertAlign w:val="superscript"/>
        </w:rPr>
        <w:t>6</w:t>
      </w:r>
      <w:r w:rsidRPr="00C31ADD">
        <w:rPr>
          <w:rFonts w:ascii="Arial" w:eastAsia="Times New Roman" w:hAnsi="Arial" w:cs="Arial"/>
          <w:color w:val="000000"/>
        </w:rPr>
        <w:t xml:space="preserve">. </w:t>
      </w:r>
      <w:r>
        <w:rPr>
          <w:rFonts w:ascii="Arial" w:eastAsia="Times New Roman" w:hAnsi="Arial" w:cs="Arial"/>
          <w:color w:val="000000"/>
        </w:rPr>
        <w:t>Although community resource management strategies have been shown to be effective in reducing urban water consumption</w:t>
      </w:r>
      <w:r w:rsidR="001A377F">
        <w:rPr>
          <w:rFonts w:ascii="Arial" w:eastAsia="Times New Roman" w:hAnsi="Arial" w:cs="Arial"/>
          <w:color w:val="000000"/>
          <w:vertAlign w:val="superscript"/>
        </w:rPr>
        <w:t>2,6</w:t>
      </w:r>
      <w:r w:rsidR="00411A48">
        <w:rPr>
          <w:rFonts w:ascii="Arial" w:eastAsia="Times New Roman" w:hAnsi="Arial" w:cs="Arial"/>
          <w:color w:val="000000"/>
        </w:rPr>
        <w:t xml:space="preserve">, </w:t>
      </w:r>
      <w:r w:rsidR="00BF0E65">
        <w:rPr>
          <w:rFonts w:ascii="Arial" w:eastAsia="Times New Roman" w:hAnsi="Arial" w:cs="Arial"/>
          <w:color w:val="000000"/>
        </w:rPr>
        <w:t xml:space="preserve">more can </w:t>
      </w:r>
      <w:r w:rsidR="00A850C5">
        <w:rPr>
          <w:rFonts w:ascii="Arial" w:eastAsia="Times New Roman" w:hAnsi="Arial" w:cs="Arial"/>
          <w:color w:val="000000"/>
        </w:rPr>
        <w:t>be done as landscape managers</w:t>
      </w:r>
      <w:r w:rsidR="00D83BF2">
        <w:rPr>
          <w:rFonts w:ascii="Arial" w:eastAsia="Times New Roman" w:hAnsi="Arial" w:cs="Arial"/>
          <w:color w:val="000000"/>
        </w:rPr>
        <w:t xml:space="preserve"> have a better understanding of optimizing water application</w:t>
      </w:r>
      <w:r w:rsidR="004D1582">
        <w:rPr>
          <w:rFonts w:ascii="Arial" w:eastAsia="Times New Roman" w:hAnsi="Arial" w:cs="Arial"/>
          <w:color w:val="000000"/>
        </w:rPr>
        <w:t>.</w:t>
      </w:r>
    </w:p>
    <w:p w14:paraId="7FA5A34D" w14:textId="29BD4518" w:rsidR="00C23A59" w:rsidRPr="00C23A59" w:rsidRDefault="00796AA9" w:rsidP="000040D9">
      <w:pPr>
        <w:widowControl w:val="0"/>
        <w:autoSpaceDE w:val="0"/>
        <w:autoSpaceDN w:val="0"/>
        <w:adjustRightInd w:val="0"/>
        <w:spacing w:after="0" w:line="240" w:lineRule="auto"/>
        <w:ind w:firstLine="360"/>
        <w:rPr>
          <w:rFonts w:ascii="Arial" w:eastAsia="Times New Roman" w:hAnsi="Arial" w:cs="Arial"/>
          <w:color w:val="000000"/>
        </w:rPr>
      </w:pPr>
      <w:r w:rsidRPr="00796AA9">
        <w:rPr>
          <w:rFonts w:ascii="Arial" w:eastAsia="Times New Roman" w:hAnsi="Arial" w:cs="Arial"/>
          <w:color w:val="000000"/>
        </w:rPr>
        <w:t>The importance of nutrient management and its relationship to turf water use and drought tolerance is often overlooked. For example, application of excessive nitrogen fertilizer is common in landscape turf settings. Excess nitrogen increas</w:t>
      </w:r>
      <w:r w:rsidR="00014378">
        <w:rPr>
          <w:rFonts w:ascii="Arial" w:eastAsia="Times New Roman" w:hAnsi="Arial" w:cs="Arial"/>
          <w:color w:val="000000"/>
        </w:rPr>
        <w:t xml:space="preserve">es rates of growth </w:t>
      </w:r>
      <w:r w:rsidRPr="00796AA9">
        <w:rPr>
          <w:rFonts w:ascii="Arial" w:eastAsia="Times New Roman" w:hAnsi="Arial" w:cs="Arial"/>
          <w:color w:val="000000"/>
        </w:rPr>
        <w:t>and simultaneously reduces root development</w:t>
      </w:r>
      <w:r w:rsidR="001A377F">
        <w:rPr>
          <w:rFonts w:ascii="Arial" w:eastAsia="Times New Roman" w:hAnsi="Arial" w:cs="Arial"/>
          <w:color w:val="000000"/>
          <w:vertAlign w:val="superscript"/>
        </w:rPr>
        <w:t>7</w:t>
      </w:r>
      <w:r w:rsidRPr="00796AA9">
        <w:rPr>
          <w:rFonts w:ascii="Arial" w:eastAsia="Times New Roman" w:hAnsi="Arial" w:cs="Arial"/>
          <w:color w:val="000000"/>
        </w:rPr>
        <w:t>, both of which make tu</w:t>
      </w:r>
      <w:r w:rsidR="00DD5143">
        <w:rPr>
          <w:rFonts w:ascii="Arial" w:eastAsia="Times New Roman" w:hAnsi="Arial" w:cs="Arial"/>
          <w:color w:val="000000"/>
        </w:rPr>
        <w:t>rf more vulnerable to drought. However, n</w:t>
      </w:r>
      <w:r w:rsidRPr="00796AA9">
        <w:rPr>
          <w:rFonts w:ascii="Arial" w:eastAsia="Times New Roman" w:hAnsi="Arial" w:cs="Arial"/>
          <w:color w:val="000000"/>
        </w:rPr>
        <w:t>utrient deficiencies can also be problematic when drought occurs because plants are already experiencing abiotic stress and are less able t</w:t>
      </w:r>
      <w:r w:rsidR="00DD5143">
        <w:rPr>
          <w:rFonts w:ascii="Arial" w:eastAsia="Times New Roman" w:hAnsi="Arial" w:cs="Arial"/>
          <w:color w:val="000000"/>
        </w:rPr>
        <w:t>o tolerate drought conditi</w:t>
      </w:r>
      <w:r w:rsidR="00171AEE">
        <w:rPr>
          <w:rFonts w:ascii="Arial" w:eastAsia="Times New Roman" w:hAnsi="Arial" w:cs="Arial"/>
          <w:color w:val="000000"/>
        </w:rPr>
        <w:t>ons. It is important for turf managers</w:t>
      </w:r>
      <w:r w:rsidR="00DD5143">
        <w:rPr>
          <w:rFonts w:ascii="Arial" w:eastAsia="Times New Roman" w:hAnsi="Arial" w:cs="Arial"/>
          <w:color w:val="000000"/>
        </w:rPr>
        <w:t xml:space="preserve"> to find optimal nitrogen </w:t>
      </w:r>
      <w:r w:rsidR="00014378">
        <w:rPr>
          <w:rFonts w:ascii="Arial" w:eastAsia="Times New Roman" w:hAnsi="Arial" w:cs="Arial"/>
          <w:color w:val="000000"/>
        </w:rPr>
        <w:t>application</w:t>
      </w:r>
      <w:r w:rsidR="00DD5143">
        <w:rPr>
          <w:rFonts w:ascii="Arial" w:eastAsia="Times New Roman" w:hAnsi="Arial" w:cs="Arial"/>
          <w:color w:val="000000"/>
        </w:rPr>
        <w:t xml:space="preserve"> in order to optimize water use.</w:t>
      </w:r>
      <w:r w:rsidR="000040D9">
        <w:rPr>
          <w:rFonts w:ascii="Arial" w:eastAsia="Times New Roman" w:hAnsi="Arial" w:cs="Arial"/>
          <w:color w:val="000000"/>
        </w:rPr>
        <w:t xml:space="preserve"> This can be done by carefully regulating plant health</w:t>
      </w:r>
      <w:r w:rsidR="00694BB5">
        <w:rPr>
          <w:rFonts w:ascii="Arial" w:eastAsia="Times New Roman" w:hAnsi="Arial" w:cs="Arial"/>
          <w:color w:val="000000"/>
        </w:rPr>
        <w:t>. One approach being evaluated is to employ soil or remote sensors to</w:t>
      </w:r>
      <w:r w:rsidR="000040D9">
        <w:rPr>
          <w:rFonts w:ascii="Arial" w:eastAsia="Times New Roman" w:hAnsi="Arial" w:cs="Arial"/>
          <w:color w:val="000000"/>
        </w:rPr>
        <w:t xml:space="preserve"> fertilization and watering </w:t>
      </w:r>
      <w:r w:rsidR="00694BB5">
        <w:rPr>
          <w:rFonts w:ascii="Arial" w:eastAsia="Times New Roman" w:hAnsi="Arial" w:cs="Arial"/>
          <w:color w:val="000000"/>
        </w:rPr>
        <w:t>decisions</w:t>
      </w:r>
      <w:r w:rsidR="000040D9">
        <w:rPr>
          <w:rFonts w:ascii="Arial" w:eastAsia="Times New Roman" w:hAnsi="Arial" w:cs="Arial"/>
          <w:color w:val="000000"/>
        </w:rPr>
        <w:t xml:space="preserve">. </w:t>
      </w:r>
    </w:p>
    <w:p w14:paraId="33B8D14F" w14:textId="144D09E2" w:rsidR="00751680" w:rsidRDefault="008B1B30" w:rsidP="00CF700B">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t>Remote sensing technologies have been available for decades</w:t>
      </w:r>
      <w:bookmarkStart w:id="0" w:name="_GoBack"/>
      <w:bookmarkEnd w:id="0"/>
      <w:r>
        <w:rPr>
          <w:rFonts w:ascii="Arial" w:eastAsia="Times New Roman" w:hAnsi="Arial" w:cs="Arial"/>
          <w:color w:val="000000"/>
        </w:rPr>
        <w:t xml:space="preserve"> but have not been applied to turfgrass on a large scale. They have proven to be incredibly valuable in other cropping syste</w:t>
      </w:r>
      <w:r w:rsidR="00C23A59">
        <w:rPr>
          <w:rFonts w:ascii="Arial" w:eastAsia="Times New Roman" w:hAnsi="Arial" w:cs="Arial"/>
          <w:color w:val="000000"/>
        </w:rPr>
        <w:t xml:space="preserve">ms. </w:t>
      </w:r>
      <w:r w:rsidR="00610411">
        <w:rPr>
          <w:rFonts w:ascii="Arial" w:eastAsia="Times New Roman" w:hAnsi="Arial" w:cs="Arial"/>
          <w:color w:val="000000"/>
        </w:rPr>
        <w:t>M</w:t>
      </w:r>
      <w:r w:rsidR="00F53573">
        <w:rPr>
          <w:rFonts w:ascii="Arial" w:eastAsia="Times New Roman" w:hAnsi="Arial" w:cs="Arial"/>
          <w:color w:val="000000"/>
        </w:rPr>
        <w:t xml:space="preserve">easuring the temperature of the </w:t>
      </w:r>
      <w:r w:rsidR="00610411">
        <w:rPr>
          <w:rFonts w:ascii="Arial" w:eastAsia="Times New Roman" w:hAnsi="Arial" w:cs="Arial"/>
          <w:color w:val="000000"/>
        </w:rPr>
        <w:t>canopy with an</w:t>
      </w:r>
      <w:r w:rsidR="00F72D63">
        <w:rPr>
          <w:rFonts w:ascii="Arial" w:eastAsia="Times New Roman" w:hAnsi="Arial" w:cs="Arial"/>
          <w:color w:val="000000"/>
        </w:rPr>
        <w:t xml:space="preserve"> </w:t>
      </w:r>
      <w:r w:rsidR="00610411">
        <w:rPr>
          <w:rFonts w:ascii="Arial" w:eastAsia="Times New Roman" w:hAnsi="Arial" w:cs="Arial"/>
          <w:color w:val="000000"/>
        </w:rPr>
        <w:t>infrared thermometer is</w:t>
      </w:r>
      <w:r w:rsidR="00F72D63">
        <w:rPr>
          <w:rFonts w:ascii="Arial" w:eastAsia="Times New Roman" w:hAnsi="Arial" w:cs="Arial"/>
          <w:color w:val="000000"/>
        </w:rPr>
        <w:t xml:space="preserve"> </w:t>
      </w:r>
      <w:r w:rsidR="00610411">
        <w:rPr>
          <w:rFonts w:ascii="Arial" w:eastAsia="Times New Roman" w:hAnsi="Arial" w:cs="Arial"/>
          <w:color w:val="000000"/>
        </w:rPr>
        <w:t xml:space="preserve">one remote sensing approach of interest. </w:t>
      </w:r>
      <w:r w:rsidR="00C23A59">
        <w:rPr>
          <w:rFonts w:ascii="Arial" w:eastAsia="Times New Roman" w:hAnsi="Arial" w:cs="Arial"/>
          <w:color w:val="000000"/>
        </w:rPr>
        <w:t>The first infrared thermometer devices were developed in the 1960s</w:t>
      </w:r>
      <w:r w:rsidR="00F53573">
        <w:rPr>
          <w:rFonts w:ascii="Arial" w:eastAsia="Times New Roman" w:hAnsi="Arial" w:cs="Arial"/>
          <w:color w:val="000000"/>
        </w:rPr>
        <w:t xml:space="preserve"> and were </w:t>
      </w:r>
      <w:r w:rsidR="00F72D63">
        <w:rPr>
          <w:rFonts w:ascii="Arial" w:eastAsia="Times New Roman" w:hAnsi="Arial" w:cs="Arial"/>
          <w:color w:val="000000"/>
        </w:rPr>
        <w:t>discovered to</w:t>
      </w:r>
      <w:r w:rsidR="00C23A59">
        <w:rPr>
          <w:rFonts w:ascii="Arial" w:eastAsia="Times New Roman" w:hAnsi="Arial" w:cs="Arial"/>
          <w:color w:val="000000"/>
        </w:rPr>
        <w:t xml:space="preserve"> work well for assessing water stress, because canopy temperature increase</w:t>
      </w:r>
      <w:r w:rsidR="00F53573">
        <w:rPr>
          <w:rFonts w:ascii="Arial" w:eastAsia="Times New Roman" w:hAnsi="Arial" w:cs="Arial"/>
          <w:color w:val="000000"/>
        </w:rPr>
        <w:t>s</w:t>
      </w:r>
      <w:r w:rsidR="00C23A59">
        <w:rPr>
          <w:rFonts w:ascii="Arial" w:eastAsia="Times New Roman" w:hAnsi="Arial" w:cs="Arial"/>
          <w:color w:val="000000"/>
        </w:rPr>
        <w:t xml:space="preserve"> as plant available water declines. This is because transpiration has a cooling affect, so a decline in transpiration leads to an increase in temperature. A method developed in the 1980s compares measured canopy temperatures with well-watered and non-transpiring baselines to produce a measurement called the </w:t>
      </w:r>
      <w:r w:rsidR="00C70D72">
        <w:rPr>
          <w:rFonts w:ascii="Arial" w:eastAsia="Times New Roman" w:hAnsi="Arial" w:cs="Arial"/>
          <w:color w:val="000000"/>
        </w:rPr>
        <w:t xml:space="preserve">Crop </w:t>
      </w:r>
      <w:r w:rsidR="00C23A59">
        <w:rPr>
          <w:rFonts w:ascii="Arial" w:eastAsia="Times New Roman" w:hAnsi="Arial" w:cs="Arial"/>
          <w:color w:val="000000"/>
        </w:rPr>
        <w:t>Water Stress Index (CWSI)</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751680">
        <w:rPr>
          <w:rFonts w:ascii="Arial" w:eastAsia="Times New Roman" w:hAnsi="Arial" w:cs="Arial"/>
          <w:color w:val="000000"/>
        </w:rPr>
        <w:t xml:space="preserve">One problem with use </w:t>
      </w:r>
      <w:r w:rsidR="00C70D72">
        <w:rPr>
          <w:rFonts w:ascii="Arial" w:eastAsia="Times New Roman" w:hAnsi="Arial" w:cs="Arial"/>
          <w:color w:val="000000"/>
        </w:rPr>
        <w:t>of CWSI alone</w:t>
      </w:r>
      <w:r w:rsidR="00751680">
        <w:rPr>
          <w:rFonts w:ascii="Arial" w:eastAsia="Times New Roman" w:hAnsi="Arial" w:cs="Arial"/>
          <w:color w:val="000000"/>
        </w:rPr>
        <w:t xml:space="preserve"> to optimize water application is that some </w:t>
      </w:r>
      <w:r w:rsidR="00C23A59">
        <w:rPr>
          <w:rFonts w:ascii="Arial" w:eastAsia="Times New Roman" w:hAnsi="Arial" w:cs="Arial"/>
          <w:color w:val="000000"/>
        </w:rPr>
        <w:t>nutrient deficiencies may have a confounding affect. This was demonstrated by Carroll, et al., in maize</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C70D72">
        <w:rPr>
          <w:rFonts w:ascii="Arial" w:eastAsia="Times New Roman" w:hAnsi="Arial" w:cs="Arial"/>
          <w:color w:val="000000"/>
        </w:rPr>
        <w:t>However, some of these can be accounted for by including spectral reflectance sensors. These measure the Normalized Difference Vegetation Index (NDVI) of plant canopies and can be used to assess green biomass or nitrogen content</w:t>
      </w:r>
      <w:r w:rsidR="001A377F">
        <w:rPr>
          <w:rFonts w:ascii="Arial" w:eastAsia="Times New Roman" w:hAnsi="Arial" w:cs="Arial"/>
          <w:color w:val="000000"/>
          <w:vertAlign w:val="superscript"/>
        </w:rPr>
        <w:t>9</w:t>
      </w:r>
      <w:r w:rsidR="00C70D72">
        <w:rPr>
          <w:rFonts w:ascii="Arial" w:eastAsia="Times New Roman" w:hAnsi="Arial" w:cs="Arial"/>
          <w:color w:val="000000"/>
        </w:rPr>
        <w:t>.</w:t>
      </w:r>
    </w:p>
    <w:p w14:paraId="7AB8977A" w14:textId="2454F1FF" w:rsidR="006228F7" w:rsidRDefault="00CF700B" w:rsidP="006228F7">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lastRenderedPageBreak/>
        <w:t xml:space="preserve"> In one of the first studies using remote sensing in turfgrass, Taghvaeian et al.</w:t>
      </w:r>
      <w:r w:rsidR="001A377F">
        <w:rPr>
          <w:rFonts w:ascii="Arial" w:eastAsia="Times New Roman" w:hAnsi="Arial" w:cs="Arial"/>
          <w:color w:val="000000"/>
          <w:vertAlign w:val="superscript"/>
        </w:rPr>
        <w:t>10</w:t>
      </w:r>
      <w:r>
        <w:rPr>
          <w:rFonts w:ascii="Arial" w:eastAsia="Times New Roman" w:hAnsi="Arial" w:cs="Arial"/>
          <w:color w:val="000000"/>
        </w:rPr>
        <w:t xml:space="preserve"> used hand-held, multi-spectral radiometers</w:t>
      </w:r>
      <w:r w:rsidR="006228F7">
        <w:rPr>
          <w:rFonts w:ascii="Arial" w:eastAsia="Times New Roman" w:hAnsi="Arial" w:cs="Arial"/>
          <w:color w:val="000000"/>
        </w:rPr>
        <w:t xml:space="preserve"> to determine which species of grass were most tolerant to water stress.</w:t>
      </w:r>
      <w:r w:rsidR="00E70175">
        <w:rPr>
          <w:rFonts w:ascii="Arial" w:eastAsia="Times New Roman" w:hAnsi="Arial" w:cs="Arial"/>
          <w:color w:val="000000"/>
        </w:rPr>
        <w:t xml:space="preserve"> Data from radiometers were</w:t>
      </w:r>
      <w:r>
        <w:rPr>
          <w:rFonts w:ascii="Arial" w:eastAsia="Times New Roman" w:hAnsi="Arial" w:cs="Arial"/>
          <w:color w:val="000000"/>
        </w:rPr>
        <w:t xml:space="preserve"> sent to a data-logger controller, which stored information for analyses. One downside to this system is that measurements must be taken within two hours of solar noon on cloud-free days, and measurements took an average of 37 minutes on each study day. </w:t>
      </w:r>
    </w:p>
    <w:p w14:paraId="544280B1" w14:textId="132A8565" w:rsidR="00BF0E65" w:rsidRDefault="00BB39D3" w:rsidP="006228F7">
      <w:pPr>
        <w:spacing w:after="0" w:line="240" w:lineRule="auto"/>
        <w:ind w:firstLine="360"/>
        <w:textAlignment w:val="baseline"/>
        <w:rPr>
          <w:rFonts w:ascii="Arial" w:hAnsi="Arial" w:cs="Arial"/>
          <w:color w:val="000000"/>
        </w:rPr>
      </w:pPr>
      <w:r>
        <w:rPr>
          <w:rFonts w:ascii="Arial" w:eastAsia="Times New Roman" w:hAnsi="Arial" w:cs="Arial"/>
          <w:color w:val="000000"/>
        </w:rPr>
        <w:t xml:space="preserve">The Brigham Young University Turfgrass research program </w:t>
      </w:r>
      <w:r w:rsidR="003C1174">
        <w:rPr>
          <w:rFonts w:ascii="Arial" w:eastAsia="Times New Roman" w:hAnsi="Arial" w:cs="Arial"/>
          <w:color w:val="000000"/>
        </w:rPr>
        <w:t xml:space="preserve">is seeking </w:t>
      </w:r>
      <w:r w:rsidR="001C0DAC">
        <w:rPr>
          <w:rFonts w:ascii="Arial" w:eastAsia="Times New Roman" w:hAnsi="Arial" w:cs="Arial"/>
          <w:color w:val="000000"/>
        </w:rPr>
        <w:t>to op</w:t>
      </w:r>
      <w:r w:rsidR="00E70175">
        <w:rPr>
          <w:rFonts w:ascii="Arial" w:eastAsia="Times New Roman" w:hAnsi="Arial" w:cs="Arial"/>
          <w:color w:val="000000"/>
        </w:rPr>
        <w:t>timize water and nitrogen supply to turfgrass</w:t>
      </w:r>
      <w:r w:rsidR="003C1174">
        <w:rPr>
          <w:rFonts w:ascii="Arial" w:eastAsia="Times New Roman" w:hAnsi="Arial" w:cs="Arial"/>
          <w:color w:val="000000"/>
        </w:rPr>
        <w:t>. As part of this goal, they would like to evaluate the potential application of soil water sensors and remote canopy sensors to improve irrigation and fertilization decisions.</w:t>
      </w:r>
      <w:r w:rsidR="00D27B2F" w:rsidRPr="00D27B2F">
        <w:rPr>
          <w:rFonts w:ascii="Arial" w:hAnsi="Arial" w:cs="Arial"/>
          <w:color w:val="000000"/>
        </w:rPr>
        <w:t xml:space="preserve"> </w:t>
      </w:r>
      <w:r w:rsidR="00D27B2F">
        <w:rPr>
          <w:rFonts w:ascii="Arial" w:hAnsi="Arial" w:cs="Arial"/>
          <w:color w:val="000000"/>
        </w:rPr>
        <w:t>Construction of a turf irrigation research facility was initiated outside of the BYU research greenhouse in the</w:t>
      </w:r>
      <w:r w:rsidR="008F0A4D">
        <w:rPr>
          <w:rFonts w:ascii="Arial" w:hAnsi="Arial" w:cs="Arial"/>
          <w:color w:val="000000"/>
        </w:rPr>
        <w:t xml:space="preserve"> fall of 2016 and Kentucky blue</w:t>
      </w:r>
      <w:r w:rsidR="00D27B2F">
        <w:rPr>
          <w:rFonts w:ascii="Arial" w:hAnsi="Arial" w:cs="Arial"/>
          <w:color w:val="000000"/>
        </w:rPr>
        <w:t xml:space="preserve">grass </w:t>
      </w:r>
      <w:r w:rsidR="008F0A4D">
        <w:rPr>
          <w:rFonts w:ascii="Arial" w:hAnsi="Arial" w:cs="Arial"/>
          <w:color w:val="000000"/>
        </w:rPr>
        <w:t>(</w:t>
      </w:r>
      <w:r w:rsidR="008F0A4D">
        <w:rPr>
          <w:rFonts w:ascii="Arial" w:hAnsi="Arial" w:cs="Arial"/>
          <w:i/>
          <w:color w:val="000000"/>
        </w:rPr>
        <w:t xml:space="preserve">Poa pratensis) </w:t>
      </w:r>
      <w:r w:rsidR="00D27B2F">
        <w:rPr>
          <w:rFonts w:ascii="Arial" w:hAnsi="Arial" w:cs="Arial"/>
          <w:color w:val="000000"/>
        </w:rPr>
        <w:t>was esta</w:t>
      </w:r>
      <w:r w:rsidR="00E97AB2">
        <w:rPr>
          <w:rFonts w:ascii="Arial" w:hAnsi="Arial" w:cs="Arial"/>
          <w:color w:val="000000"/>
        </w:rPr>
        <w:t xml:space="preserve">blished in the summer of 2017. </w:t>
      </w:r>
      <w:r w:rsidR="00D27B2F">
        <w:rPr>
          <w:rFonts w:ascii="Arial" w:hAnsi="Arial" w:cs="Arial"/>
          <w:color w:val="000000"/>
        </w:rPr>
        <w:t xml:space="preserve">The facility consists of 27 individual research plots (3.4 m x 3.4 m), divided in a randomized, complete block design among three </w:t>
      </w:r>
      <w:r w:rsidR="00E97AB2">
        <w:rPr>
          <w:rFonts w:ascii="Arial" w:hAnsi="Arial" w:cs="Arial"/>
          <w:color w:val="000000"/>
        </w:rPr>
        <w:t xml:space="preserve">irrigation zone treatments. </w:t>
      </w:r>
      <w:r w:rsidR="00D27B2F">
        <w:rPr>
          <w:rFonts w:ascii="Arial" w:hAnsi="Arial" w:cs="Arial"/>
          <w:color w:val="000000"/>
        </w:rPr>
        <w:t xml:space="preserve">Irrigation treatments are </w:t>
      </w:r>
      <w:r w:rsidR="00E70175">
        <w:rPr>
          <w:rFonts w:ascii="Arial" w:hAnsi="Arial" w:cs="Arial"/>
          <w:color w:val="000000"/>
        </w:rPr>
        <w:t>low, full, and high</w:t>
      </w:r>
      <w:r w:rsidR="00D27B2F">
        <w:rPr>
          <w:rFonts w:ascii="Arial" w:hAnsi="Arial" w:cs="Arial"/>
          <w:color w:val="000000"/>
        </w:rPr>
        <w:t>. Within each irrigation treatment, there are three nitrogen levels, each replicated three times. Nitrogen fertilizer treatments are defi</w:t>
      </w:r>
      <w:r w:rsidR="00B376E9">
        <w:rPr>
          <w:rFonts w:ascii="Arial" w:hAnsi="Arial" w:cs="Arial"/>
          <w:color w:val="000000"/>
        </w:rPr>
        <w:t xml:space="preserve">cient, optimum, and excessive. </w:t>
      </w:r>
      <w:r w:rsidR="004E702E">
        <w:rPr>
          <w:rFonts w:ascii="Arial" w:hAnsi="Arial" w:cs="Arial"/>
          <w:color w:val="000000"/>
        </w:rPr>
        <w:t>In collaboration with Decagon Devices, water content sensors, water potential sensors, spectral reflectance sensors, and infrared radiometers monitor the plots and report to data</w:t>
      </w:r>
      <w:r w:rsidR="00CF700B">
        <w:rPr>
          <w:rFonts w:ascii="Arial" w:hAnsi="Arial" w:cs="Arial"/>
          <w:color w:val="000000"/>
        </w:rPr>
        <w:t>-</w:t>
      </w:r>
      <w:r w:rsidR="004E702E">
        <w:rPr>
          <w:rFonts w:ascii="Arial" w:hAnsi="Arial" w:cs="Arial"/>
          <w:color w:val="000000"/>
        </w:rPr>
        <w:t xml:space="preserve">loggers in the field. </w:t>
      </w:r>
      <w:r w:rsidR="003530F0">
        <w:rPr>
          <w:rFonts w:ascii="Arial" w:hAnsi="Arial" w:cs="Arial"/>
          <w:color w:val="000000"/>
        </w:rPr>
        <w:t xml:space="preserve">These sensors take automatic measurements hourly and require much less user interaction than those used in previous studies. If they prove effective, they are in a price range that would make them accessible to businesses and parks, resulting in more efficient watering in urban landscapes. </w:t>
      </w:r>
      <w:r w:rsidR="004E702E">
        <w:rPr>
          <w:rFonts w:ascii="Arial" w:hAnsi="Arial" w:cs="Arial"/>
          <w:color w:val="000000"/>
        </w:rPr>
        <w:t xml:space="preserve">During a three-week period from </w:t>
      </w:r>
      <w:r w:rsidR="00E70175">
        <w:rPr>
          <w:rFonts w:ascii="Arial" w:hAnsi="Arial" w:cs="Arial"/>
          <w:color w:val="000000"/>
        </w:rPr>
        <w:t>September 23, 20</w:t>
      </w:r>
      <w:r w:rsidR="004E702E">
        <w:rPr>
          <w:rFonts w:ascii="Arial" w:hAnsi="Arial" w:cs="Arial"/>
          <w:color w:val="000000"/>
        </w:rPr>
        <w:t xml:space="preserve">17 to </w:t>
      </w:r>
      <w:r w:rsidR="00E70175">
        <w:rPr>
          <w:rFonts w:ascii="Arial" w:hAnsi="Arial" w:cs="Arial"/>
          <w:color w:val="000000"/>
        </w:rPr>
        <w:t>October 1</w:t>
      </w:r>
      <w:r w:rsidR="004E702E">
        <w:rPr>
          <w:rFonts w:ascii="Arial" w:hAnsi="Arial" w:cs="Arial"/>
          <w:color w:val="000000"/>
        </w:rPr>
        <w:t>6</w:t>
      </w:r>
      <w:r w:rsidR="00E70175">
        <w:rPr>
          <w:rFonts w:ascii="Arial" w:hAnsi="Arial" w:cs="Arial"/>
          <w:color w:val="000000"/>
        </w:rPr>
        <w:t>, 20</w:t>
      </w:r>
      <w:r w:rsidR="004E702E">
        <w:rPr>
          <w:rFonts w:ascii="Arial" w:hAnsi="Arial" w:cs="Arial"/>
          <w:color w:val="000000"/>
        </w:rPr>
        <w:t>17, the nitrogen and fertilizer treatments were implemented and sensor activity logged. Our objective</w:t>
      </w:r>
      <w:r w:rsidR="000229E6">
        <w:rPr>
          <w:rFonts w:ascii="Arial" w:hAnsi="Arial" w:cs="Arial"/>
          <w:color w:val="000000"/>
        </w:rPr>
        <w:t>s are</w:t>
      </w:r>
      <w:r w:rsidR="004E702E">
        <w:rPr>
          <w:rFonts w:ascii="Arial" w:hAnsi="Arial" w:cs="Arial"/>
          <w:color w:val="000000"/>
        </w:rPr>
        <w:t xml:space="preserve"> to </w:t>
      </w:r>
      <w:r w:rsidR="000229E6">
        <w:rPr>
          <w:rFonts w:ascii="Arial" w:hAnsi="Arial" w:cs="Arial"/>
          <w:color w:val="000000"/>
        </w:rPr>
        <w:t>create a data</w:t>
      </w:r>
      <w:r w:rsidR="00E70175">
        <w:rPr>
          <w:rFonts w:ascii="Arial" w:hAnsi="Arial" w:cs="Arial"/>
          <w:color w:val="000000"/>
        </w:rPr>
        <w:t xml:space="preserve"> analysis</w:t>
      </w:r>
      <w:r w:rsidR="000229E6">
        <w:rPr>
          <w:rFonts w:ascii="Arial" w:hAnsi="Arial" w:cs="Arial"/>
          <w:color w:val="000000"/>
        </w:rPr>
        <w:t xml:space="preserve"> pipeline that will allow the user to </w:t>
      </w:r>
      <w:r w:rsidR="00BF1637">
        <w:rPr>
          <w:rFonts w:ascii="Arial" w:hAnsi="Arial" w:cs="Arial"/>
          <w:color w:val="000000"/>
        </w:rPr>
        <w:t>combine all sensor data</w:t>
      </w:r>
      <w:r w:rsidR="004E702E">
        <w:rPr>
          <w:rFonts w:ascii="Arial" w:hAnsi="Arial" w:cs="Arial"/>
          <w:color w:val="000000"/>
        </w:rPr>
        <w:t>, visualize soil and plant conditions over time, identify per</w:t>
      </w:r>
      <w:r w:rsidR="00E97AB2">
        <w:rPr>
          <w:rFonts w:ascii="Arial" w:hAnsi="Arial" w:cs="Arial"/>
          <w:color w:val="000000"/>
        </w:rPr>
        <w:t xml:space="preserve">iods where stress occurred, </w:t>
      </w:r>
      <w:r w:rsidR="004E702E">
        <w:rPr>
          <w:rFonts w:ascii="Arial" w:hAnsi="Arial" w:cs="Arial"/>
          <w:color w:val="000000"/>
        </w:rPr>
        <w:t>generate descriptive statistics to compare experimental treatments</w:t>
      </w:r>
      <w:r w:rsidR="00E97AB2">
        <w:rPr>
          <w:rFonts w:ascii="Arial" w:hAnsi="Arial" w:cs="Arial"/>
          <w:color w:val="000000"/>
        </w:rPr>
        <w:t xml:space="preserve">, and </w:t>
      </w:r>
      <w:r w:rsidR="004E702E">
        <w:rPr>
          <w:rFonts w:ascii="Arial" w:hAnsi="Arial" w:cs="Arial"/>
          <w:color w:val="000000"/>
        </w:rPr>
        <w:t>provide a Docker container</w:t>
      </w:r>
      <w:r w:rsidR="001A377F">
        <w:rPr>
          <w:rFonts w:ascii="Arial" w:hAnsi="Arial" w:cs="Arial"/>
          <w:color w:val="000000"/>
          <w:vertAlign w:val="superscript"/>
        </w:rPr>
        <w:t>11</w:t>
      </w:r>
      <w:r w:rsidR="004E702E">
        <w:rPr>
          <w:rFonts w:ascii="Arial" w:hAnsi="Arial" w:cs="Arial"/>
          <w:color w:val="000000"/>
        </w:rPr>
        <w:t xml:space="preserve"> that will make it possible to recreate our analysis on future </w:t>
      </w:r>
      <w:r w:rsidR="00716E7C">
        <w:rPr>
          <w:rFonts w:ascii="Arial" w:hAnsi="Arial" w:cs="Arial"/>
          <w:color w:val="000000"/>
        </w:rPr>
        <w:t>data</w:t>
      </w:r>
      <w:r w:rsidR="003530F0">
        <w:rPr>
          <w:rFonts w:ascii="Arial" w:hAnsi="Arial" w:cs="Arial"/>
          <w:color w:val="000000"/>
        </w:rPr>
        <w:t>-</w:t>
      </w:r>
      <w:r w:rsidR="00716E7C">
        <w:rPr>
          <w:rFonts w:ascii="Arial" w:hAnsi="Arial" w:cs="Arial"/>
          <w:color w:val="000000"/>
        </w:rPr>
        <w:t>logger datasets</w:t>
      </w:r>
      <w:r w:rsidR="00951364">
        <w:rPr>
          <w:rFonts w:ascii="Arial" w:hAnsi="Arial" w:cs="Arial"/>
          <w:color w:val="000000"/>
        </w:rPr>
        <w:t xml:space="preserve"> from the same experimental site</w:t>
      </w:r>
      <w:r w:rsidR="00716E7C">
        <w:rPr>
          <w:rFonts w:ascii="Arial" w:hAnsi="Arial" w:cs="Arial"/>
          <w:color w:val="000000"/>
        </w:rPr>
        <w:t xml:space="preserve">. </w:t>
      </w:r>
    </w:p>
    <w:p w14:paraId="7CC159A5" w14:textId="5099316C" w:rsidR="00EB1BE3" w:rsidRDefault="00EB1BE3" w:rsidP="006228F7">
      <w:pPr>
        <w:spacing w:after="0" w:line="240" w:lineRule="auto"/>
        <w:ind w:firstLine="360"/>
        <w:textAlignment w:val="baseline"/>
        <w:rPr>
          <w:rFonts w:ascii="Arial" w:hAnsi="Arial" w:cs="Arial"/>
          <w:color w:val="000000"/>
        </w:rPr>
      </w:pPr>
      <w:r>
        <w:rPr>
          <w:rFonts w:ascii="Arial" w:hAnsi="Arial" w:cs="Arial"/>
          <w:color w:val="000000"/>
        </w:rPr>
        <w:t xml:space="preserve">While the three week study performed by the BYU Turfgrass research program was not entirely successful due to precipitation in the first week of the period, interesting trends were still present in the data from the final week of the period. This data confirmed that nitrogen plays an important role in plant health and water consumption. The combination of data from soil water sensors and remote sensors also demonstrated the usefulness of such groupings for making informed fertilizing and irrigating decisions. Future replications of the study will provide more powerful evidence of these two conclusions. Our data pipeline will be easily replicated by </w:t>
      </w:r>
      <w:r w:rsidR="005906BE">
        <w:rPr>
          <w:rFonts w:ascii="Arial" w:hAnsi="Arial" w:cs="Arial"/>
          <w:color w:val="000000"/>
        </w:rPr>
        <w:t xml:space="preserve">use of a Docker container for data tidying and initialization and an rmarkdown file for data analysis. </w:t>
      </w:r>
    </w:p>
    <w:p w14:paraId="6187813B" w14:textId="474110A4" w:rsidR="00CE67A3" w:rsidRPr="00CE67A3" w:rsidRDefault="00CE67A3" w:rsidP="00C31ADD">
      <w:pPr>
        <w:spacing w:after="0" w:line="240" w:lineRule="auto"/>
        <w:ind w:left="720"/>
        <w:textAlignment w:val="baseline"/>
        <w:rPr>
          <w:rFonts w:ascii="Arial" w:eastAsia="Times New Roman" w:hAnsi="Arial" w:cs="Arial"/>
          <w:color w:val="000000"/>
        </w:rPr>
      </w:pPr>
    </w:p>
    <w:p w14:paraId="26758D4D" w14:textId="371BFEC3" w:rsidR="00CE67A3" w:rsidRDefault="0072228D" w:rsidP="007E7B71">
      <w:pPr>
        <w:spacing w:after="0" w:line="240" w:lineRule="auto"/>
        <w:jc w:val="center"/>
        <w:outlineLvl w:val="0"/>
        <w:rPr>
          <w:rFonts w:ascii="Arial" w:eastAsia="Times New Roman" w:hAnsi="Arial" w:cs="Arial"/>
          <w:color w:val="000000"/>
        </w:rPr>
      </w:pPr>
      <w:r>
        <w:rPr>
          <w:rFonts w:ascii="Arial" w:eastAsia="Times New Roman" w:hAnsi="Arial" w:cs="Arial"/>
          <w:color w:val="000000"/>
        </w:rPr>
        <w:t>METHODS</w:t>
      </w:r>
    </w:p>
    <w:p w14:paraId="3BD3569D" w14:textId="506ADD0F" w:rsidR="00190B61" w:rsidRDefault="00190B61" w:rsidP="00190B61">
      <w:pPr>
        <w:spacing w:after="0" w:line="240" w:lineRule="auto"/>
        <w:textAlignment w:val="baseline"/>
        <w:rPr>
          <w:rFonts w:ascii="Arial" w:eastAsia="Times New Roman" w:hAnsi="Arial" w:cs="Arial"/>
          <w:i/>
          <w:color w:val="000000"/>
        </w:rPr>
      </w:pPr>
    </w:p>
    <w:p w14:paraId="1D75A3AD" w14:textId="14CFDAB6" w:rsidR="008A5EA6" w:rsidRPr="008A5EA6" w:rsidRDefault="00117028" w:rsidP="007E7B71">
      <w:pPr>
        <w:spacing w:after="0" w:line="240" w:lineRule="auto"/>
        <w:textAlignment w:val="baseline"/>
        <w:outlineLvl w:val="0"/>
        <w:rPr>
          <w:rFonts w:ascii="Arial" w:eastAsia="Times New Roman" w:hAnsi="Arial" w:cs="Arial"/>
          <w:i/>
          <w:color w:val="000000"/>
        </w:rPr>
      </w:pPr>
      <w:r>
        <w:rPr>
          <w:rFonts w:ascii="Arial" w:eastAsia="Times New Roman" w:hAnsi="Arial" w:cs="Arial"/>
          <w:i/>
          <w:color w:val="000000"/>
        </w:rPr>
        <w:t>Data Generation</w:t>
      </w:r>
    </w:p>
    <w:p w14:paraId="16B04AE1" w14:textId="3B56B2E0" w:rsidR="005E1CA1" w:rsidRDefault="00E03DB9" w:rsidP="008A5EA6">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The Brigham Young University Turfgrass research program pr</w:t>
      </w:r>
      <w:r w:rsidR="008F48EA">
        <w:rPr>
          <w:rFonts w:ascii="Arial" w:eastAsia="Times New Roman" w:hAnsi="Arial" w:cs="Arial"/>
          <w:color w:val="000000"/>
        </w:rPr>
        <w:t xml:space="preserve">ovided </w:t>
      </w:r>
      <w:r>
        <w:rPr>
          <w:rFonts w:ascii="Arial" w:eastAsia="Times New Roman" w:hAnsi="Arial" w:cs="Arial"/>
          <w:color w:val="000000"/>
        </w:rPr>
        <w:t>data f</w:t>
      </w:r>
      <w:r w:rsidR="000812DC">
        <w:rPr>
          <w:rFonts w:ascii="Arial" w:eastAsia="Times New Roman" w:hAnsi="Arial" w:cs="Arial"/>
          <w:color w:val="000000"/>
        </w:rPr>
        <w:t>rom 13 Decagon data-logg</w:t>
      </w:r>
      <w:r w:rsidR="008F48EA">
        <w:rPr>
          <w:rFonts w:ascii="Arial" w:eastAsia="Times New Roman" w:hAnsi="Arial" w:cs="Arial"/>
          <w:color w:val="000000"/>
        </w:rPr>
        <w:t>ers</w:t>
      </w:r>
      <w:r w:rsidR="000812DC">
        <w:rPr>
          <w:rFonts w:ascii="Arial" w:eastAsia="Times New Roman" w:hAnsi="Arial" w:cs="Arial"/>
          <w:color w:val="000000"/>
        </w:rPr>
        <w:t>.</w:t>
      </w:r>
      <w:r w:rsidR="00781A96">
        <w:rPr>
          <w:rFonts w:ascii="Arial" w:eastAsia="Times New Roman" w:hAnsi="Arial" w:cs="Arial"/>
          <w:color w:val="000000"/>
        </w:rPr>
        <w:t xml:space="preserve"> Figure 1 </w:t>
      </w:r>
      <w:r w:rsidR="00BC5A9D">
        <w:rPr>
          <w:rFonts w:ascii="Arial" w:eastAsia="Times New Roman" w:hAnsi="Arial" w:cs="Arial"/>
          <w:color w:val="000000"/>
        </w:rPr>
        <w:t xml:space="preserve">is a simple graphical representation of the plots </w:t>
      </w:r>
      <w:r w:rsidR="00004538">
        <w:rPr>
          <w:rFonts w:ascii="Arial" w:eastAsia="Times New Roman" w:hAnsi="Arial" w:cs="Arial"/>
          <w:color w:val="000000"/>
        </w:rPr>
        <w:t>with alphanumeric labels corresponding to the plot location and irrigation treatment, and color-coded to indicate nitrogen treatment.</w:t>
      </w:r>
      <w:r w:rsidR="000812DC">
        <w:rPr>
          <w:rFonts w:ascii="Arial" w:eastAsia="Times New Roman" w:hAnsi="Arial" w:cs="Arial"/>
          <w:color w:val="000000"/>
        </w:rPr>
        <w:t xml:space="preserve"> </w:t>
      </w:r>
      <w:r w:rsidR="004B18FA">
        <w:rPr>
          <w:rFonts w:ascii="Arial" w:eastAsia="Times New Roman" w:hAnsi="Arial" w:cs="Arial"/>
          <w:color w:val="000000"/>
        </w:rPr>
        <w:t xml:space="preserve">Each data-logger supports input from up to five sensors, but not all ports were utilized on all loggers. Rows 4, 5, and 6 </w:t>
      </w:r>
      <w:r w:rsidR="005E1CA1">
        <w:rPr>
          <w:rFonts w:ascii="Arial" w:eastAsia="Times New Roman" w:hAnsi="Arial" w:cs="Arial"/>
          <w:color w:val="000000"/>
        </w:rPr>
        <w:t>had two loggers—</w:t>
      </w:r>
      <w:r w:rsidR="004B18FA">
        <w:rPr>
          <w:rFonts w:ascii="Arial" w:eastAsia="Times New Roman" w:hAnsi="Arial" w:cs="Arial"/>
          <w:color w:val="000000"/>
        </w:rPr>
        <w:t>each with full port utilization, but the rear bank of sensors report</w:t>
      </w:r>
      <w:r w:rsidR="005E1CA1">
        <w:rPr>
          <w:rFonts w:ascii="Arial" w:eastAsia="Times New Roman" w:hAnsi="Arial" w:cs="Arial"/>
          <w:color w:val="000000"/>
        </w:rPr>
        <w:t>ed</w:t>
      </w:r>
      <w:r w:rsidR="004B18FA">
        <w:rPr>
          <w:rFonts w:ascii="Arial" w:eastAsia="Times New Roman" w:hAnsi="Arial" w:cs="Arial"/>
          <w:color w:val="000000"/>
        </w:rPr>
        <w:t xml:space="preserve"> data only for the plot in the third column.</w:t>
      </w:r>
      <w:r w:rsidR="005E1CA1">
        <w:rPr>
          <w:rFonts w:ascii="Arial" w:eastAsia="Times New Roman" w:hAnsi="Arial" w:cs="Arial"/>
          <w:color w:val="000000"/>
        </w:rPr>
        <w:t xml:space="preserve"> </w:t>
      </w:r>
      <w:r w:rsidR="004B18FA">
        <w:rPr>
          <w:rFonts w:ascii="Arial" w:eastAsia="Times New Roman" w:hAnsi="Arial" w:cs="Arial"/>
          <w:color w:val="000000"/>
        </w:rPr>
        <w:t>Data from the rear bank had to be combined with third-column plot data from the forward bank on these rows.</w:t>
      </w:r>
    </w:p>
    <w:p w14:paraId="56AB5EA2" w14:textId="47B7FF30" w:rsidR="00B37732" w:rsidRDefault="005E1CA1" w:rsidP="009A1D55">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sidR="004B18FA">
        <w:rPr>
          <w:rFonts w:ascii="Arial" w:eastAsia="Times New Roman" w:hAnsi="Arial" w:cs="Arial"/>
          <w:color w:val="000000"/>
        </w:rPr>
        <w:t xml:space="preserve">oth the GS3 and MPS6 sensors report soil temperature. </w:t>
      </w:r>
      <w:r w:rsidR="00B37732">
        <w:rPr>
          <w:rFonts w:ascii="Arial" w:eastAsia="Times New Roman" w:hAnsi="Arial" w:cs="Arial"/>
          <w:color w:val="000000"/>
        </w:rPr>
        <w:t>With the a</w:t>
      </w:r>
      <w:r>
        <w:rPr>
          <w:rFonts w:ascii="Arial" w:eastAsia="Times New Roman" w:hAnsi="Arial" w:cs="Arial"/>
          <w:color w:val="000000"/>
        </w:rPr>
        <w:t>dditional s</w:t>
      </w:r>
      <w:r w:rsidR="004B18FA">
        <w:rPr>
          <w:rFonts w:ascii="Arial" w:eastAsia="Times New Roman" w:hAnsi="Arial" w:cs="Arial"/>
          <w:color w:val="000000"/>
        </w:rPr>
        <w:t xml:space="preserve">ensors in the third-column plot </w:t>
      </w:r>
      <w:r w:rsidR="00B37732">
        <w:rPr>
          <w:rFonts w:ascii="Arial" w:eastAsia="Times New Roman" w:hAnsi="Arial" w:cs="Arial"/>
          <w:color w:val="000000"/>
        </w:rPr>
        <w:t xml:space="preserve">(one each </w:t>
      </w:r>
      <w:r w:rsidR="004B18FA">
        <w:rPr>
          <w:rFonts w:ascii="Arial" w:eastAsia="Times New Roman" w:hAnsi="Arial" w:cs="Arial"/>
          <w:color w:val="000000"/>
        </w:rPr>
        <w:t xml:space="preserve">at </w:t>
      </w:r>
      <w:r w:rsidR="00650134">
        <w:rPr>
          <w:rFonts w:ascii="Arial" w:eastAsia="Times New Roman" w:hAnsi="Arial" w:cs="Arial"/>
          <w:color w:val="000000"/>
        </w:rPr>
        <w:t>64m</w:t>
      </w:r>
      <w:r>
        <w:rPr>
          <w:rFonts w:ascii="Arial" w:eastAsia="Times New Roman" w:hAnsi="Arial" w:cs="Arial"/>
          <w:color w:val="000000"/>
        </w:rPr>
        <w:t>m, 150</w:t>
      </w:r>
      <w:r w:rsidR="00650134">
        <w:rPr>
          <w:rFonts w:ascii="Arial" w:eastAsia="Times New Roman" w:hAnsi="Arial" w:cs="Arial"/>
          <w:color w:val="000000"/>
        </w:rPr>
        <w:t>mm, and 300m</w:t>
      </w:r>
      <w:r>
        <w:rPr>
          <w:rFonts w:ascii="Arial" w:eastAsia="Times New Roman" w:hAnsi="Arial" w:cs="Arial"/>
          <w:color w:val="000000"/>
        </w:rPr>
        <w:t>m</w:t>
      </w:r>
      <w:r w:rsidR="00B37732">
        <w:rPr>
          <w:rFonts w:ascii="Arial" w:eastAsia="Times New Roman" w:hAnsi="Arial" w:cs="Arial"/>
          <w:color w:val="000000"/>
        </w:rPr>
        <w:t>)</w:t>
      </w:r>
      <w:r>
        <w:rPr>
          <w:rFonts w:ascii="Arial" w:eastAsia="Times New Roman" w:hAnsi="Arial" w:cs="Arial"/>
          <w:color w:val="000000"/>
        </w:rPr>
        <w:t>, there is both a GS3 and MPS6 sensor at 150</w:t>
      </w:r>
      <w:r w:rsidR="00650134">
        <w:rPr>
          <w:rFonts w:ascii="Arial" w:eastAsia="Times New Roman" w:hAnsi="Arial" w:cs="Arial"/>
          <w:color w:val="000000"/>
        </w:rPr>
        <w:t>m</w:t>
      </w:r>
      <w:r>
        <w:rPr>
          <w:rFonts w:ascii="Arial" w:eastAsia="Times New Roman" w:hAnsi="Arial" w:cs="Arial"/>
          <w:color w:val="000000"/>
        </w:rPr>
        <w:t>m and 300</w:t>
      </w:r>
      <w:r w:rsidR="00650134">
        <w:rPr>
          <w:rFonts w:ascii="Arial" w:eastAsia="Times New Roman" w:hAnsi="Arial" w:cs="Arial"/>
          <w:color w:val="000000"/>
        </w:rPr>
        <w:t>m</w:t>
      </w:r>
      <w:r>
        <w:rPr>
          <w:rFonts w:ascii="Arial" w:eastAsia="Times New Roman" w:hAnsi="Arial" w:cs="Arial"/>
          <w:color w:val="000000"/>
        </w:rPr>
        <w:t>m and just an MPS6 at 64</w:t>
      </w:r>
      <w:r w:rsidR="00650134">
        <w:rPr>
          <w:rFonts w:ascii="Arial" w:eastAsia="Times New Roman" w:hAnsi="Arial" w:cs="Arial"/>
          <w:color w:val="000000"/>
        </w:rPr>
        <w:t>m</w:t>
      </w:r>
      <w:r>
        <w:rPr>
          <w:rFonts w:ascii="Arial" w:eastAsia="Times New Roman" w:hAnsi="Arial" w:cs="Arial"/>
          <w:color w:val="000000"/>
        </w:rPr>
        <w:t xml:space="preserve">m on the rear bank, and a GS3 at </w:t>
      </w:r>
      <w:r>
        <w:rPr>
          <w:rFonts w:ascii="Arial" w:eastAsia="Times New Roman" w:hAnsi="Arial" w:cs="Arial"/>
          <w:color w:val="000000"/>
        </w:rPr>
        <w:lastRenderedPageBreak/>
        <w:t>64</w:t>
      </w:r>
      <w:r w:rsidR="00650134">
        <w:rPr>
          <w:rFonts w:ascii="Arial" w:eastAsia="Times New Roman" w:hAnsi="Arial" w:cs="Arial"/>
          <w:color w:val="000000"/>
        </w:rPr>
        <w:t>m</w:t>
      </w:r>
      <w:r>
        <w:rPr>
          <w:rFonts w:ascii="Arial" w:eastAsia="Times New Roman" w:hAnsi="Arial" w:cs="Arial"/>
          <w:color w:val="000000"/>
        </w:rPr>
        <w:t>m on the forward bank. We calculated the average of the two soil temperature measurements at each sensor depth.</w:t>
      </w:r>
      <w:r w:rsidR="009A1D55">
        <w:rPr>
          <w:rFonts w:ascii="Arial" w:eastAsia="Times New Roman" w:hAnsi="Arial" w:cs="Arial"/>
          <w:color w:val="000000"/>
        </w:rPr>
        <w:t xml:space="preserve"> </w:t>
      </w:r>
    </w:p>
    <w:p w14:paraId="737E1332" w14:textId="6823D24B" w:rsidR="00117028" w:rsidRDefault="00117028" w:rsidP="00117028">
      <w:pPr>
        <w:spacing w:after="0" w:line="240" w:lineRule="auto"/>
        <w:ind w:firstLine="720"/>
        <w:textAlignment w:val="baseline"/>
        <w:rPr>
          <w:rFonts w:ascii="Arial" w:eastAsia="Times New Roman" w:hAnsi="Arial" w:cs="Arial"/>
          <w:color w:val="000000"/>
        </w:rPr>
      </w:pPr>
    </w:p>
    <w:p w14:paraId="710E5687" w14:textId="05CCEE8F" w:rsidR="004B18FA" w:rsidRPr="00117028" w:rsidRDefault="00117028" w:rsidP="007E7B71">
      <w:pPr>
        <w:spacing w:after="0" w:line="240" w:lineRule="auto"/>
        <w:textAlignment w:val="baseline"/>
        <w:outlineLvl w:val="0"/>
        <w:rPr>
          <w:rFonts w:ascii="Arial" w:eastAsia="Times New Roman" w:hAnsi="Arial" w:cs="Arial"/>
          <w:i/>
          <w:color w:val="000000"/>
        </w:rPr>
      </w:pPr>
      <w:r>
        <w:rPr>
          <w:rFonts w:ascii="Arial" w:eastAsia="Times New Roman" w:hAnsi="Arial" w:cs="Arial"/>
          <w:i/>
          <w:color w:val="000000"/>
        </w:rPr>
        <w:t>Data Tidying and Preparation</w:t>
      </w:r>
    </w:p>
    <w:p w14:paraId="37212566" w14:textId="744D3BD5" w:rsidR="00ED5D52" w:rsidRDefault="00120199"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The .xls data files output by the Decagon server </w:t>
      </w:r>
      <w:r w:rsidR="00B85375">
        <w:rPr>
          <w:rFonts w:ascii="Arial" w:eastAsia="Times New Roman" w:hAnsi="Arial" w:cs="Arial"/>
          <w:color w:val="000000"/>
        </w:rPr>
        <w:t>were not properly initialized—t</w:t>
      </w:r>
      <w:r w:rsidRPr="000D09FE">
        <w:rPr>
          <w:rFonts w:ascii="Arial" w:eastAsia="Times New Roman" w:hAnsi="Arial" w:cs="Arial"/>
          <w:color w:val="000000"/>
        </w:rPr>
        <w:t>he file header was missing data, and it was necessary to manually open and save each file in Excel</w:t>
      </w:r>
      <w:r w:rsidR="00A23C51">
        <w:rPr>
          <w:rFonts w:ascii="Arial" w:eastAsia="Times New Roman" w:hAnsi="Arial" w:cs="Arial"/>
          <w:color w:val="000000"/>
        </w:rPr>
        <w:t xml:space="preserve"> in </w:t>
      </w:r>
      <w:r w:rsidR="00ED5D52">
        <w:rPr>
          <w:rFonts w:ascii="Arial" w:eastAsia="Times New Roman" w:hAnsi="Arial" w:cs="Arial"/>
          <w:color w:val="000000"/>
        </w:rPr>
        <w:t xml:space="preserve">order to reinitialize the metadata. Simply saving the file with no changes is sufficient to fix the header. </w:t>
      </w:r>
    </w:p>
    <w:p w14:paraId="0DA491A6" w14:textId="77777777" w:rsidR="00ED5D52" w:rsidRDefault="00ED5D52"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To reinitialize the files, we use</w:t>
      </w:r>
      <w:r>
        <w:rPr>
          <w:rFonts w:ascii="Arial" w:eastAsia="Times New Roman" w:hAnsi="Arial" w:cs="Arial"/>
          <w:color w:val="000000"/>
        </w:rPr>
        <w:t xml:space="preserve">d Microsoft Excel for Mac (v15.27). After reinitializing the file metadata, </w:t>
      </w:r>
      <w:r w:rsidRPr="000D09FE">
        <w:rPr>
          <w:rFonts w:ascii="Arial" w:eastAsia="Times New Roman" w:hAnsi="Arial" w:cs="Arial"/>
          <w:color w:val="000000"/>
        </w:rPr>
        <w:t>data retrieval and processing was done in a Jupyter Notebook</w:t>
      </w:r>
      <w:r>
        <w:rPr>
          <w:rFonts w:ascii="Arial" w:eastAsia="Times New Roman" w:hAnsi="Arial" w:cs="Arial"/>
          <w:color w:val="000000"/>
        </w:rPr>
        <w:t xml:space="preserve"> running </w:t>
      </w:r>
      <w:r w:rsidRPr="000D09FE">
        <w:rPr>
          <w:rFonts w:ascii="Arial" w:eastAsia="Times New Roman" w:hAnsi="Arial" w:cs="Arial"/>
          <w:color w:val="000000"/>
        </w:rPr>
        <w:t>jupyter_core 4.3.0</w:t>
      </w:r>
      <w:r>
        <w:rPr>
          <w:rFonts w:ascii="Arial" w:eastAsia="Times New Roman" w:hAnsi="Arial" w:cs="Arial"/>
          <w:color w:val="000000"/>
        </w:rPr>
        <w:t xml:space="preserve"> (on </w:t>
      </w:r>
      <w:r w:rsidRPr="000D09FE">
        <w:rPr>
          <w:rFonts w:ascii="Arial" w:eastAsia="Times New Roman" w:hAnsi="Arial" w:cs="Arial"/>
          <w:color w:val="000000"/>
        </w:rPr>
        <w:t xml:space="preserve">Python </w:t>
      </w:r>
      <w:r>
        <w:rPr>
          <w:rFonts w:ascii="Arial" w:eastAsia="Times New Roman" w:hAnsi="Arial" w:cs="Arial"/>
          <w:color w:val="000000"/>
        </w:rPr>
        <w:t>v</w:t>
      </w:r>
      <w:r w:rsidRPr="000D09FE">
        <w:rPr>
          <w:rFonts w:ascii="Arial" w:eastAsia="Times New Roman" w:hAnsi="Arial" w:cs="Arial"/>
          <w:color w:val="000000"/>
        </w:rPr>
        <w:t>3.6.2</w:t>
      </w:r>
      <w:r>
        <w:rPr>
          <w:rFonts w:ascii="Arial" w:eastAsia="Times New Roman" w:hAnsi="Arial" w:cs="Arial"/>
          <w:color w:val="000000"/>
        </w:rPr>
        <w:t>)</w:t>
      </w:r>
      <w:r w:rsidRPr="000D09FE">
        <w:rPr>
          <w:rFonts w:ascii="Arial" w:eastAsia="Times New Roman" w:hAnsi="Arial" w:cs="Arial"/>
          <w:color w:val="000000"/>
        </w:rPr>
        <w:t xml:space="preserve">. </w:t>
      </w:r>
      <w:r>
        <w:rPr>
          <w:rFonts w:ascii="Arial" w:eastAsia="Times New Roman" w:hAnsi="Arial" w:cs="Arial"/>
          <w:color w:val="000000"/>
        </w:rPr>
        <w:t>The numpy (v1.13.0) and pandas (v0.20.2) libraries</w:t>
      </w:r>
      <w:r w:rsidRPr="000D09FE">
        <w:rPr>
          <w:rFonts w:ascii="Arial" w:eastAsia="Times New Roman" w:hAnsi="Arial" w:cs="Arial"/>
          <w:color w:val="000000"/>
        </w:rPr>
        <w:t xml:space="preserve"> </w:t>
      </w:r>
      <w:r>
        <w:rPr>
          <w:rFonts w:ascii="Arial" w:eastAsia="Times New Roman" w:hAnsi="Arial" w:cs="Arial"/>
          <w:color w:val="000000"/>
        </w:rPr>
        <w:t>were also used</w:t>
      </w:r>
      <w:r w:rsidRPr="000D09FE">
        <w:rPr>
          <w:rFonts w:ascii="Arial" w:eastAsia="Times New Roman" w:hAnsi="Arial" w:cs="Arial"/>
          <w:color w:val="000000"/>
        </w:rPr>
        <w:t>. We exported the Jupyter Notebook to a single python script that can be run</w:t>
      </w:r>
      <w:r>
        <w:rPr>
          <w:rFonts w:ascii="Arial" w:eastAsia="Times New Roman" w:hAnsi="Arial" w:cs="Arial"/>
          <w:color w:val="000000"/>
        </w:rPr>
        <w:t xml:space="preserve"> from the command line (such as bash or zsh).</w:t>
      </w:r>
    </w:p>
    <w:p w14:paraId="78C5BD69" w14:textId="282D1936" w:rsidR="009A1D55" w:rsidRDefault="00ED5D52" w:rsidP="009A1D55">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After initialization, starting with the file generated by the data</w:t>
      </w:r>
      <w:r>
        <w:rPr>
          <w:rFonts w:ascii="Arial" w:eastAsia="Times New Roman" w:hAnsi="Arial" w:cs="Arial"/>
          <w:color w:val="000000"/>
        </w:rPr>
        <w:t>-</w:t>
      </w:r>
      <w:r w:rsidRPr="000D09FE">
        <w:rPr>
          <w:rFonts w:ascii="Arial" w:eastAsia="Times New Roman" w:hAnsi="Arial" w:cs="Arial"/>
          <w:color w:val="000000"/>
        </w:rPr>
        <w:t xml:space="preserve">logger on the front of the first row, each file was read in as a pandas dataframe. </w:t>
      </w:r>
      <w:r>
        <w:rPr>
          <w:rFonts w:ascii="Arial" w:eastAsia="Times New Roman" w:hAnsi="Arial" w:cs="Arial"/>
          <w:color w:val="000000"/>
        </w:rPr>
        <w:t>For each row, sensor data for individual plots was sliced into separate frames. For rows 4, 5, and 6, rear-bank plot data (for the third column)</w:t>
      </w:r>
      <w:r w:rsidRPr="000D09FE">
        <w:rPr>
          <w:rFonts w:ascii="Arial" w:eastAsia="Times New Roman" w:hAnsi="Arial" w:cs="Arial"/>
          <w:color w:val="000000"/>
        </w:rPr>
        <w:t xml:space="preserve"> was sliced and</w:t>
      </w:r>
      <w:r>
        <w:rPr>
          <w:rFonts w:ascii="Arial" w:eastAsia="Times New Roman" w:hAnsi="Arial" w:cs="Arial"/>
          <w:color w:val="000000"/>
        </w:rPr>
        <w:t xml:space="preserve"> merged with third-column plot data from the forward sensor bank.</w:t>
      </w:r>
      <w:r w:rsidRPr="000D09FE">
        <w:rPr>
          <w:rFonts w:ascii="Arial" w:eastAsia="Times New Roman" w:hAnsi="Arial" w:cs="Arial"/>
          <w:color w:val="000000"/>
        </w:rPr>
        <w:t xml:space="preserve"> </w:t>
      </w:r>
      <w:r>
        <w:rPr>
          <w:rFonts w:ascii="Arial" w:eastAsia="Times New Roman" w:hAnsi="Arial" w:cs="Arial"/>
          <w:color w:val="000000"/>
        </w:rPr>
        <w:t>For all rows, data from each plot was stacked into a single frame. Finally, each frame corresponding to each row was stacked and output to a tab-delimited file (allrows.tsv) with nulls as “N/A” for further processing</w:t>
      </w:r>
      <w:r w:rsidRPr="000D09FE">
        <w:rPr>
          <w:rFonts w:ascii="Arial" w:eastAsia="Times New Roman" w:hAnsi="Arial" w:cs="Arial"/>
          <w:color w:val="000000"/>
        </w:rPr>
        <w:t xml:space="preserve"> by R. </w:t>
      </w:r>
      <w:r>
        <w:rPr>
          <w:rFonts w:ascii="Arial" w:eastAsia="Times New Roman" w:hAnsi="Arial" w:cs="Arial"/>
          <w:color w:val="000000"/>
        </w:rPr>
        <w:t>One of the data-logger files logged i</w:t>
      </w:r>
      <w:r w:rsidRPr="000D09FE">
        <w:rPr>
          <w:rFonts w:ascii="Arial" w:eastAsia="Times New Roman" w:hAnsi="Arial" w:cs="Arial"/>
          <w:color w:val="000000"/>
        </w:rPr>
        <w:t>rrigation flow for all of the plots</w:t>
      </w:r>
      <w:r>
        <w:rPr>
          <w:rFonts w:ascii="Arial" w:eastAsia="Times New Roman" w:hAnsi="Arial" w:cs="Arial"/>
          <w:color w:val="000000"/>
        </w:rPr>
        <w:t xml:space="preserve"> (first row rear sensor bank)</w:t>
      </w:r>
      <w:r w:rsidRPr="000D09FE">
        <w:rPr>
          <w:rFonts w:ascii="Arial" w:eastAsia="Times New Roman" w:hAnsi="Arial" w:cs="Arial"/>
          <w:color w:val="000000"/>
        </w:rPr>
        <w:t>, so it was not included in the main dataframe; data from this file was read into a separate frame so it can be merged with the final frame later.</w:t>
      </w:r>
    </w:p>
    <w:p w14:paraId="046FDC5A" w14:textId="77777777" w:rsidR="00ED5D52" w:rsidRDefault="00ED5D52" w:rsidP="00117028">
      <w:pPr>
        <w:spacing w:after="0" w:line="240" w:lineRule="auto"/>
        <w:ind w:firstLine="720"/>
        <w:textAlignment w:val="baseline"/>
        <w:rPr>
          <w:rFonts w:ascii="Arial" w:eastAsia="Times New Roman" w:hAnsi="Arial" w:cs="Arial"/>
          <w:color w:val="000000"/>
        </w:rPr>
      </w:pPr>
    </w:p>
    <w:p w14:paraId="5DC2E9A4" w14:textId="5ECBAC86" w:rsidR="00084007" w:rsidRPr="00084007" w:rsidRDefault="00084007" w:rsidP="007E7B71">
      <w:pPr>
        <w:spacing w:after="0" w:line="240" w:lineRule="auto"/>
        <w:textAlignment w:val="baseline"/>
        <w:outlineLvl w:val="0"/>
        <w:rPr>
          <w:rFonts w:ascii="Arial" w:eastAsia="Times New Roman" w:hAnsi="Arial" w:cs="Arial"/>
          <w:i/>
          <w:color w:val="000000"/>
        </w:rPr>
      </w:pPr>
      <w:r>
        <w:rPr>
          <w:rFonts w:ascii="Arial" w:eastAsia="Times New Roman" w:hAnsi="Arial" w:cs="Arial"/>
          <w:i/>
          <w:color w:val="000000"/>
        </w:rPr>
        <w:t>Adjusting for Missing Data</w:t>
      </w:r>
    </w:p>
    <w:p w14:paraId="0574B55B" w14:textId="16FFC6CE" w:rsidR="00117028" w:rsidRDefault="00117028"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account for t</w:t>
      </w:r>
      <w:r w:rsidR="009A1D55">
        <w:rPr>
          <w:rFonts w:ascii="Arial" w:eastAsia="Times New Roman" w:hAnsi="Arial" w:cs="Arial"/>
          <w:color w:val="000000"/>
        </w:rPr>
        <w:t>wo</w:t>
      </w:r>
      <w:r>
        <w:rPr>
          <w:rFonts w:ascii="Arial" w:eastAsia="Times New Roman" w:hAnsi="Arial" w:cs="Arial"/>
          <w:color w:val="000000"/>
        </w:rPr>
        <w:t xml:space="preserve"> missing observations, we simply checked during the initial processing steps and inserted zero data. This re-aligns the errant logs so that observations can be compared chronologically. Future work would include modifying the code to handle missing observations (wherever they might occur) by alerting the user and/or automatically inserting zero data.</w:t>
      </w:r>
    </w:p>
    <w:p w14:paraId="0E4B2049" w14:textId="508EF148" w:rsidR="00117028" w:rsidRDefault="00117028" w:rsidP="00257674">
      <w:pPr>
        <w:spacing w:after="0" w:line="240" w:lineRule="auto"/>
        <w:ind w:firstLine="720"/>
        <w:textAlignment w:val="baseline"/>
        <w:rPr>
          <w:rFonts w:ascii="Arial" w:eastAsia="Times New Roman" w:hAnsi="Arial" w:cs="Arial"/>
          <w:color w:val="000000"/>
        </w:rPr>
      </w:pPr>
    </w:p>
    <w:p w14:paraId="6D74EA59" w14:textId="0E8CC72D" w:rsidR="00084007" w:rsidRPr="00084007" w:rsidRDefault="00084007" w:rsidP="007E7B71">
      <w:pPr>
        <w:spacing w:after="0" w:line="240" w:lineRule="auto"/>
        <w:textAlignment w:val="baseline"/>
        <w:outlineLvl w:val="0"/>
        <w:rPr>
          <w:rFonts w:ascii="Arial" w:eastAsia="Times New Roman" w:hAnsi="Arial" w:cs="Arial"/>
          <w:i/>
          <w:color w:val="000000"/>
        </w:rPr>
      </w:pPr>
      <w:r>
        <w:rPr>
          <w:rFonts w:ascii="Arial" w:eastAsia="Times New Roman" w:hAnsi="Arial" w:cs="Arial"/>
          <w:i/>
          <w:color w:val="000000"/>
        </w:rPr>
        <w:t>Docker Setup</w:t>
      </w:r>
    </w:p>
    <w:p w14:paraId="0327DB1B" w14:textId="3CC64550" w:rsidR="000D09FE" w:rsidRPr="000D09FE" w:rsidRDefault="00257674" w:rsidP="005439A7">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facilitate reproducibility</w:t>
      </w:r>
      <w:r w:rsidR="009A1D55">
        <w:rPr>
          <w:rFonts w:ascii="Arial" w:eastAsia="Times New Roman" w:hAnsi="Arial" w:cs="Arial"/>
          <w:color w:val="000000"/>
        </w:rPr>
        <w:t xml:space="preserve"> of data tidying and preparation</w:t>
      </w:r>
      <w:r>
        <w:rPr>
          <w:rFonts w:ascii="Arial" w:eastAsia="Times New Roman" w:hAnsi="Arial" w:cs="Arial"/>
          <w:color w:val="000000"/>
        </w:rPr>
        <w:t xml:space="preserve">, we created </w:t>
      </w:r>
      <w:r w:rsidRPr="000D09FE">
        <w:rPr>
          <w:rFonts w:ascii="Arial" w:eastAsia="Times New Roman" w:hAnsi="Arial" w:cs="Arial"/>
          <w:color w:val="000000"/>
        </w:rPr>
        <w:t>a Docker container</w:t>
      </w:r>
      <w:r>
        <w:rPr>
          <w:rFonts w:ascii="Arial" w:eastAsia="Times New Roman" w:hAnsi="Arial" w:cs="Arial"/>
          <w:color w:val="000000"/>
        </w:rPr>
        <w:t xml:space="preserve"> based on the Python3 image using </w:t>
      </w:r>
      <w:r w:rsidRPr="000D09FE">
        <w:rPr>
          <w:rFonts w:ascii="Arial" w:eastAsia="Times New Roman" w:hAnsi="Arial" w:cs="Arial"/>
          <w:color w:val="000000"/>
        </w:rPr>
        <w:t>Docker version 17.12.0-ce.</w:t>
      </w:r>
      <w:r w:rsidR="005D3D47">
        <w:rPr>
          <w:rFonts w:ascii="Arial" w:eastAsia="Times New Roman" w:hAnsi="Arial" w:cs="Arial"/>
          <w:color w:val="000000"/>
        </w:rPr>
        <w:t xml:space="preserve"> </w:t>
      </w:r>
      <w:r w:rsidR="000D09FE" w:rsidRPr="000D09FE">
        <w:rPr>
          <w:rFonts w:ascii="Arial" w:eastAsia="Times New Roman" w:hAnsi="Arial" w:cs="Arial"/>
          <w:color w:val="000000"/>
        </w:rPr>
        <w:t>To use the Docker container, download the most-recent recent version of Docker. Make sure the daemon is running. We recommend going through at least the first two steps of the Get Started guide. Then</w:t>
      </w:r>
      <w:r w:rsidR="008A5EA6">
        <w:rPr>
          <w:rFonts w:ascii="Arial" w:eastAsia="Times New Roman" w:hAnsi="Arial" w:cs="Arial"/>
          <w:color w:val="000000"/>
        </w:rPr>
        <w:t>,</w:t>
      </w:r>
      <w:r w:rsidR="000D09FE" w:rsidRPr="000D09FE">
        <w:rPr>
          <w:rFonts w:ascii="Arial" w:eastAsia="Times New Roman" w:hAnsi="Arial" w:cs="Arial"/>
          <w:color w:val="000000"/>
        </w:rPr>
        <w:t xml:space="preserve"> clone the repo</w:t>
      </w:r>
      <w:r w:rsidR="008A5EA6">
        <w:rPr>
          <w:rFonts w:ascii="Arial" w:eastAsia="Times New Roman" w:hAnsi="Arial" w:cs="Arial"/>
          <w:color w:val="000000"/>
        </w:rPr>
        <w:t>sitory</w:t>
      </w:r>
      <w:r w:rsidR="000D09FE" w:rsidRPr="000D09FE">
        <w:rPr>
          <w:rFonts w:ascii="Arial" w:eastAsia="Times New Roman" w:hAnsi="Arial" w:cs="Arial"/>
          <w:color w:val="000000"/>
        </w:rPr>
        <w:t xml:space="preserve"> </w:t>
      </w:r>
      <w:r w:rsidR="009A1D55">
        <w:rPr>
          <w:rFonts w:ascii="Arial" w:eastAsia="Times New Roman" w:hAnsi="Arial" w:cs="Arial"/>
          <w:color w:val="000000"/>
        </w:rPr>
        <w:t xml:space="preserve">(nitro) </w:t>
      </w:r>
      <w:r w:rsidR="000D09FE" w:rsidRPr="000D09FE">
        <w:rPr>
          <w:rFonts w:ascii="Arial" w:eastAsia="Times New Roman" w:hAnsi="Arial" w:cs="Arial"/>
          <w:color w:val="000000"/>
        </w:rPr>
        <w:t>and switch to the root folder.</w:t>
      </w:r>
      <w:r w:rsidR="005D3D47">
        <w:rPr>
          <w:rFonts w:ascii="Arial" w:eastAsia="Times New Roman" w:hAnsi="Arial" w:cs="Arial"/>
          <w:color w:val="000000"/>
        </w:rPr>
        <w:t xml:space="preserve"> Make two directories: “data” and “results,” then copy the (re-initializ</w:t>
      </w:r>
      <w:r w:rsidR="005233E8">
        <w:rPr>
          <w:rFonts w:ascii="Arial" w:eastAsia="Times New Roman" w:hAnsi="Arial" w:cs="Arial"/>
          <w:color w:val="000000"/>
        </w:rPr>
        <w:t>ed) data files into the first folder (/data</w:t>
      </w:r>
      <w:r w:rsidR="005D3D47">
        <w:rPr>
          <w:rFonts w:ascii="Arial" w:eastAsia="Times New Roman" w:hAnsi="Arial" w:cs="Arial"/>
          <w:color w:val="000000"/>
        </w:rPr>
        <w:t>).</w:t>
      </w:r>
      <w:r w:rsidR="000D09FE" w:rsidRPr="000D09FE">
        <w:rPr>
          <w:rFonts w:ascii="Arial" w:eastAsia="Times New Roman" w:hAnsi="Arial" w:cs="Arial"/>
          <w:color w:val="000000"/>
        </w:rPr>
        <w:t xml:space="preserve"> </w:t>
      </w:r>
      <w:r w:rsidR="005439A7">
        <w:rPr>
          <w:rFonts w:ascii="Arial" w:eastAsia="Times New Roman" w:hAnsi="Arial" w:cs="Arial"/>
          <w:color w:val="000000"/>
        </w:rPr>
        <w:t>Now run the run_docker.sh script. This will build the container, run an image based on the container, then copy the output file to the results directory.</w:t>
      </w:r>
    </w:p>
    <w:p w14:paraId="2B0D42BF" w14:textId="27243AB6" w:rsidR="000D09FE" w:rsidRPr="000D09FE" w:rsidRDefault="000D09FE" w:rsidP="00084007">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By default, the script will only create the final file, but the boolean </w:t>
      </w:r>
      <w:r w:rsidRPr="005233E8">
        <w:rPr>
          <w:rFonts w:ascii="Arial" w:eastAsia="Times New Roman" w:hAnsi="Arial" w:cs="Arial"/>
          <w:color w:val="000000"/>
        </w:rPr>
        <w:t>outputIntermediateFiles</w:t>
      </w:r>
      <w:r w:rsidRPr="000D09FE">
        <w:rPr>
          <w:rFonts w:ascii="Arial" w:eastAsia="Times New Roman" w:hAnsi="Arial" w:cs="Arial"/>
          <w:color w:val="000000"/>
        </w:rPr>
        <w:t xml:space="preserve"> in process_input.py (line 22) can be set to “True” and intermediate files will be created</w:t>
      </w:r>
      <w:r w:rsidR="00084007">
        <w:rPr>
          <w:rFonts w:ascii="Arial" w:eastAsia="Times New Roman" w:hAnsi="Arial" w:cs="Arial"/>
          <w:color w:val="000000"/>
        </w:rPr>
        <w:t xml:space="preserve"> in the </w:t>
      </w:r>
      <w:r w:rsidR="005233E8">
        <w:rPr>
          <w:rFonts w:ascii="Arial" w:eastAsia="Times New Roman" w:hAnsi="Arial" w:cs="Arial"/>
          <w:color w:val="000000"/>
        </w:rPr>
        <w:t>/data folder</w:t>
      </w:r>
      <w:r w:rsidRPr="000D09FE">
        <w:rPr>
          <w:rFonts w:ascii="Arial" w:eastAsia="Times New Roman" w:hAnsi="Arial" w:cs="Arial"/>
          <w:color w:val="000000"/>
        </w:rPr>
        <w:t>.</w:t>
      </w:r>
      <w:r w:rsidR="005233E8">
        <w:rPr>
          <w:rFonts w:ascii="Arial" w:eastAsia="Times New Roman" w:hAnsi="Arial" w:cs="Arial"/>
          <w:color w:val="000000"/>
        </w:rPr>
        <w:t xml:space="preserve"> These files will need to be copied from the image manually.</w:t>
      </w:r>
    </w:p>
    <w:p w14:paraId="0DBD9AEB" w14:textId="77777777" w:rsidR="008A5EA6" w:rsidRDefault="008A5EA6" w:rsidP="00190B61">
      <w:pPr>
        <w:spacing w:after="0" w:line="240" w:lineRule="auto"/>
        <w:textAlignment w:val="baseline"/>
        <w:rPr>
          <w:rFonts w:ascii="Arial" w:eastAsia="Times New Roman" w:hAnsi="Arial" w:cs="Arial"/>
          <w:color w:val="000000"/>
        </w:rPr>
      </w:pPr>
    </w:p>
    <w:p w14:paraId="1A48B098" w14:textId="71AB812C" w:rsidR="00E03DB9" w:rsidRPr="00190B61" w:rsidRDefault="00E03DB9" w:rsidP="007E7B71">
      <w:pPr>
        <w:spacing w:after="0" w:line="240" w:lineRule="auto"/>
        <w:textAlignment w:val="baseline"/>
        <w:outlineLvl w:val="0"/>
        <w:rPr>
          <w:rFonts w:ascii="Arial" w:eastAsia="Times New Roman" w:hAnsi="Arial" w:cs="Arial"/>
          <w:i/>
          <w:color w:val="000000"/>
        </w:rPr>
      </w:pPr>
      <w:r>
        <w:rPr>
          <w:rFonts w:ascii="Arial" w:eastAsia="Times New Roman" w:hAnsi="Arial" w:cs="Arial"/>
          <w:i/>
          <w:color w:val="000000"/>
        </w:rPr>
        <w:t>Figure Design</w:t>
      </w:r>
    </w:p>
    <w:p w14:paraId="1DF1C5A4" w14:textId="5DFF426F" w:rsidR="007F4A06" w:rsidRDefault="009A1D55"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 xml:space="preserve">R </w:t>
      </w:r>
      <w:r w:rsidR="003575A1">
        <w:rPr>
          <w:rFonts w:ascii="Arial" w:eastAsia="Times New Roman" w:hAnsi="Arial" w:cs="Arial"/>
          <w:color w:val="000000"/>
        </w:rPr>
        <w:t xml:space="preserve">(version 3.4.4) </w:t>
      </w:r>
      <w:r>
        <w:rPr>
          <w:rFonts w:ascii="Arial" w:eastAsia="Times New Roman" w:hAnsi="Arial" w:cs="Arial"/>
          <w:color w:val="000000"/>
        </w:rPr>
        <w:t xml:space="preserve">and RStudio were </w:t>
      </w:r>
      <w:r w:rsidR="00C22407">
        <w:rPr>
          <w:rFonts w:ascii="Arial" w:eastAsia="Times New Roman" w:hAnsi="Arial" w:cs="Arial"/>
          <w:color w:val="000000"/>
        </w:rPr>
        <w:t xml:space="preserve">used to analyze trends in the data from the three-week period of interest. The readr and dplyr packages </w:t>
      </w:r>
      <w:del w:id="1" w:author="Justin S" w:date="2018-04-22T00:51:00Z">
        <w:r w:rsidR="00C22407" w:rsidDel="00135968">
          <w:rPr>
            <w:rFonts w:ascii="Arial" w:eastAsia="Times New Roman" w:hAnsi="Arial" w:cs="Arial"/>
            <w:color w:val="000000"/>
          </w:rPr>
          <w:delText>will be</w:delText>
        </w:r>
      </w:del>
      <w:ins w:id="2" w:author="Justin S" w:date="2018-04-22T00:51:00Z">
        <w:r w:rsidR="00135968">
          <w:rPr>
            <w:rFonts w:ascii="Arial" w:eastAsia="Times New Roman" w:hAnsi="Arial" w:cs="Arial"/>
            <w:color w:val="000000"/>
          </w:rPr>
          <w:t>were</w:t>
        </w:r>
      </w:ins>
      <w:r w:rsidR="00C22407">
        <w:rPr>
          <w:rFonts w:ascii="Arial" w:eastAsia="Times New Roman" w:hAnsi="Arial" w:cs="Arial"/>
          <w:color w:val="000000"/>
        </w:rPr>
        <w:t xml:space="preserve"> used to read the </w:t>
      </w:r>
      <w:r w:rsidR="005D33F3">
        <w:rPr>
          <w:rFonts w:ascii="Arial" w:eastAsia="Times New Roman" w:hAnsi="Arial" w:cs="Arial"/>
          <w:color w:val="000000"/>
        </w:rPr>
        <w:t>tidied data into dataframes, then select only rows associated with the study period. The ggplot2</w:t>
      </w:r>
      <w:r>
        <w:rPr>
          <w:rFonts w:ascii="Arial" w:eastAsia="Times New Roman" w:hAnsi="Arial" w:cs="Arial"/>
          <w:color w:val="000000"/>
        </w:rPr>
        <w:t>, gridExtra, ggfortify, and grid</w:t>
      </w:r>
      <w:r w:rsidR="005D33F3">
        <w:rPr>
          <w:rFonts w:ascii="Arial" w:eastAsia="Times New Roman" w:hAnsi="Arial" w:cs="Arial"/>
          <w:color w:val="000000"/>
        </w:rPr>
        <w:t xml:space="preserve"> package</w:t>
      </w:r>
      <w:r>
        <w:rPr>
          <w:rFonts w:ascii="Arial" w:eastAsia="Times New Roman" w:hAnsi="Arial" w:cs="Arial"/>
          <w:color w:val="000000"/>
        </w:rPr>
        <w:t>s</w:t>
      </w:r>
      <w:r w:rsidR="005D33F3">
        <w:rPr>
          <w:rFonts w:ascii="Arial" w:eastAsia="Times New Roman" w:hAnsi="Arial" w:cs="Arial"/>
          <w:color w:val="000000"/>
        </w:rPr>
        <w:t xml:space="preserve"> </w:t>
      </w:r>
      <w:r>
        <w:rPr>
          <w:rFonts w:ascii="Arial" w:eastAsia="Times New Roman" w:hAnsi="Arial" w:cs="Arial"/>
          <w:color w:val="000000"/>
        </w:rPr>
        <w:t>were</w:t>
      </w:r>
      <w:r w:rsidR="005D33F3">
        <w:rPr>
          <w:rFonts w:ascii="Arial" w:eastAsia="Times New Roman" w:hAnsi="Arial" w:cs="Arial"/>
          <w:color w:val="000000"/>
        </w:rPr>
        <w:t xml:space="preserve"> used to design figu</w:t>
      </w:r>
      <w:r w:rsidR="009500CC">
        <w:rPr>
          <w:rFonts w:ascii="Arial" w:eastAsia="Times New Roman" w:hAnsi="Arial" w:cs="Arial"/>
          <w:color w:val="000000"/>
        </w:rPr>
        <w:t>res demonstrating relationships betwe</w:t>
      </w:r>
      <w:r w:rsidR="00C83188">
        <w:rPr>
          <w:rFonts w:ascii="Arial" w:eastAsia="Times New Roman" w:hAnsi="Arial" w:cs="Arial"/>
          <w:color w:val="000000"/>
        </w:rPr>
        <w:t>e</w:t>
      </w:r>
      <w:r w:rsidR="001B7A7C">
        <w:rPr>
          <w:rFonts w:ascii="Arial" w:eastAsia="Times New Roman" w:hAnsi="Arial" w:cs="Arial"/>
          <w:color w:val="000000"/>
        </w:rPr>
        <w:t>n treatments and plant stress</w:t>
      </w:r>
      <w:r w:rsidR="00C83188">
        <w:rPr>
          <w:rFonts w:ascii="Arial" w:eastAsia="Times New Roman" w:hAnsi="Arial" w:cs="Arial"/>
          <w:color w:val="000000"/>
        </w:rPr>
        <w:t xml:space="preserve">. </w:t>
      </w:r>
      <w:r>
        <w:rPr>
          <w:rFonts w:ascii="Arial" w:eastAsia="Times New Roman" w:hAnsi="Arial" w:cs="Arial"/>
          <w:color w:val="000000"/>
        </w:rPr>
        <w:t xml:space="preserve">Figure 3 was designed using geom_area, figures 4 and 5 were created with geom_line, and figures 6 and 7 were made with geom_boxplot. The aov function was used to perform one-way ANOVA tests identifying relationships between nitrogen treatment </w:t>
      </w:r>
      <w:r>
        <w:rPr>
          <w:rFonts w:ascii="Arial" w:eastAsia="Times New Roman" w:hAnsi="Arial" w:cs="Arial"/>
          <w:color w:val="000000"/>
        </w:rPr>
        <w:lastRenderedPageBreak/>
        <w:t>and NDVI, irrigation treatment and NDVI, nitrogen treatment and canopy temperature, and irrigation treatment and canopy temperature.</w:t>
      </w:r>
      <w:r w:rsidR="006D7726">
        <w:rPr>
          <w:rFonts w:ascii="Arial" w:eastAsia="Times New Roman" w:hAnsi="Arial" w:cs="Arial"/>
          <w:color w:val="000000"/>
        </w:rPr>
        <w:t xml:space="preserve"> All code is detailed in an rmarkdown file </w:t>
      </w:r>
      <w:r w:rsidR="00A44D54">
        <w:rPr>
          <w:rFonts w:ascii="Arial" w:eastAsia="Times New Roman" w:hAnsi="Arial" w:cs="Arial"/>
          <w:color w:val="000000"/>
        </w:rPr>
        <w:t>posted on GitHub (</w:t>
      </w:r>
      <w:r w:rsidR="00A44D54" w:rsidRPr="00A44D54">
        <w:rPr>
          <w:rFonts w:ascii="Arial" w:eastAsia="Times New Roman" w:hAnsi="Arial" w:cs="Arial"/>
          <w:color w:val="000000"/>
        </w:rPr>
        <w:t>https://github.com/aonophoenix/nitro</w:t>
      </w:r>
      <w:r w:rsidR="00A44D54">
        <w:rPr>
          <w:rFonts w:ascii="Arial" w:eastAsia="Times New Roman" w:hAnsi="Arial" w:cs="Arial"/>
          <w:color w:val="000000"/>
        </w:rPr>
        <w:t xml:space="preserve">). It </w:t>
      </w:r>
      <w:r w:rsidR="006D7726">
        <w:rPr>
          <w:rFonts w:ascii="Arial" w:eastAsia="Times New Roman" w:hAnsi="Arial" w:cs="Arial"/>
          <w:color w:val="000000"/>
        </w:rPr>
        <w:t xml:space="preserve">can be </w:t>
      </w:r>
      <w:r w:rsidR="00B0206C">
        <w:rPr>
          <w:rFonts w:ascii="Arial" w:eastAsia="Times New Roman" w:hAnsi="Arial" w:cs="Arial"/>
          <w:color w:val="000000"/>
        </w:rPr>
        <w:t xml:space="preserve">easily adjusted to accommodate </w:t>
      </w:r>
      <w:r w:rsidR="00A44D54">
        <w:rPr>
          <w:rFonts w:ascii="Arial" w:eastAsia="Times New Roman" w:hAnsi="Arial" w:cs="Arial"/>
          <w:color w:val="000000"/>
        </w:rPr>
        <w:t>new data-logger data by changing the input files (named allrows and weather) and adjusting t</w:t>
      </w:r>
      <w:r w:rsidR="00FC5C61">
        <w:rPr>
          <w:rFonts w:ascii="Arial" w:eastAsia="Times New Roman" w:hAnsi="Arial" w:cs="Arial"/>
          <w:color w:val="000000"/>
        </w:rPr>
        <w:t xml:space="preserve">he time period. The date range for weather is located at line 19, and the date range for allrows is located at line 39. After creating the first three graphs, a more specific period of interest can be selected by adjusting the date range for periodOfInterest on line 353. </w:t>
      </w:r>
      <w:r w:rsidR="00C81C8B">
        <w:rPr>
          <w:rFonts w:ascii="Arial" w:eastAsia="Times New Roman" w:hAnsi="Arial" w:cs="Arial"/>
          <w:color w:val="000000"/>
        </w:rPr>
        <w:t xml:space="preserve">Further customization may include adjusting the time selected for maximum NDVI and canopy temperature measurements, as solar noon can vary from true noon. The lines designating the noon measurement are located at line 355 and line 395. </w:t>
      </w:r>
    </w:p>
    <w:p w14:paraId="03FA46A9" w14:textId="77777777" w:rsidR="00AF4FCF" w:rsidRDefault="00AF4FCF" w:rsidP="00E55020">
      <w:pPr>
        <w:jc w:val="center"/>
        <w:rPr>
          <w:rFonts w:ascii="Arial" w:eastAsia="Times New Roman" w:hAnsi="Arial" w:cs="Arial"/>
          <w:color w:val="000000"/>
        </w:rPr>
      </w:pPr>
    </w:p>
    <w:p w14:paraId="190EAE07" w14:textId="01C4F197" w:rsidR="00B853D9" w:rsidRDefault="006F13D6" w:rsidP="007E7B71">
      <w:pPr>
        <w:jc w:val="center"/>
        <w:outlineLvl w:val="0"/>
        <w:rPr>
          <w:rFonts w:ascii="Arial" w:eastAsia="Times New Roman" w:hAnsi="Arial" w:cs="Arial"/>
          <w:color w:val="000000"/>
        </w:rPr>
      </w:pPr>
      <w:r>
        <w:rPr>
          <w:rFonts w:ascii="Arial" w:eastAsia="Times New Roman" w:hAnsi="Arial" w:cs="Arial"/>
          <w:color w:val="000000"/>
        </w:rPr>
        <w:t>RESULTS</w:t>
      </w:r>
    </w:p>
    <w:p w14:paraId="4B29A6A8" w14:textId="77777777" w:rsidR="00B0206C" w:rsidRDefault="00B0206C" w:rsidP="00B0206C">
      <w:pPr>
        <w:spacing w:after="0" w:line="240" w:lineRule="auto"/>
        <w:textAlignment w:val="baseline"/>
        <w:rPr>
          <w:rFonts w:ascii="Arial" w:eastAsia="Times New Roman" w:hAnsi="Arial" w:cs="Arial"/>
          <w:i/>
        </w:rPr>
      </w:pPr>
    </w:p>
    <w:p w14:paraId="17EB64FC" w14:textId="77777777" w:rsidR="00B0206C" w:rsidRDefault="00B0206C" w:rsidP="007E7B71">
      <w:pPr>
        <w:spacing w:after="0" w:line="240" w:lineRule="auto"/>
        <w:textAlignment w:val="baseline"/>
        <w:outlineLvl w:val="0"/>
        <w:rPr>
          <w:rFonts w:ascii="Arial" w:eastAsia="Times New Roman" w:hAnsi="Arial" w:cs="Arial"/>
          <w:i/>
        </w:rPr>
      </w:pPr>
      <w:r>
        <w:rPr>
          <w:rFonts w:ascii="Arial" w:eastAsia="Times New Roman" w:hAnsi="Arial" w:cs="Arial"/>
          <w:i/>
        </w:rPr>
        <w:t>Data-logger and Sensor Efficiency</w:t>
      </w:r>
    </w:p>
    <w:p w14:paraId="3C8DC4E1" w14:textId="250DE955" w:rsidR="00B0206C" w:rsidRDefault="00B0206C" w:rsidP="00B0206C">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There were some problems with data-logger or sensor consistency</w:t>
      </w:r>
      <w:r w:rsidR="00401805">
        <w:rPr>
          <w:rFonts w:ascii="Arial" w:eastAsia="Times New Roman" w:hAnsi="Arial" w:cs="Arial"/>
          <w:color w:val="000000"/>
        </w:rPr>
        <w:t>. The loggers on two rows have no data for one observation</w:t>
      </w:r>
      <w:r w:rsidR="00D7750F">
        <w:rPr>
          <w:rFonts w:ascii="Arial" w:eastAsia="Times New Roman" w:hAnsi="Arial" w:cs="Arial"/>
          <w:color w:val="000000"/>
        </w:rPr>
        <w:t>—one in row 1</w:t>
      </w:r>
      <w:r>
        <w:rPr>
          <w:rFonts w:ascii="Arial" w:eastAsia="Times New Roman" w:hAnsi="Arial" w:cs="Arial"/>
          <w:color w:val="000000"/>
        </w:rPr>
        <w:t xml:space="preserve"> (</w:t>
      </w:r>
      <w:r w:rsidRPr="00120199">
        <w:rPr>
          <w:rFonts w:ascii="Arial" w:eastAsia="Times New Roman" w:hAnsi="Arial" w:cs="Arial"/>
          <w:color w:val="000000"/>
        </w:rPr>
        <w:t xml:space="preserve">5/10/2017 </w:t>
      </w:r>
      <w:r>
        <w:rPr>
          <w:rFonts w:ascii="Arial" w:eastAsia="Times New Roman" w:hAnsi="Arial" w:cs="Arial"/>
          <w:color w:val="000000"/>
        </w:rPr>
        <w:t>17:00:00</w:t>
      </w:r>
      <w:r w:rsidR="00D7750F">
        <w:rPr>
          <w:rFonts w:ascii="Arial" w:eastAsia="Times New Roman" w:hAnsi="Arial" w:cs="Arial"/>
          <w:color w:val="000000"/>
        </w:rPr>
        <w:t>) and one in row 7</w:t>
      </w:r>
      <w:r>
        <w:rPr>
          <w:rFonts w:ascii="Arial" w:eastAsia="Times New Roman" w:hAnsi="Arial" w:cs="Arial"/>
          <w:color w:val="000000"/>
        </w:rPr>
        <w:t xml:space="preserve"> </w:t>
      </w:r>
      <w:r w:rsidR="00D7750F">
        <w:rPr>
          <w:rFonts w:ascii="Arial" w:eastAsia="Times New Roman" w:hAnsi="Arial" w:cs="Arial"/>
          <w:color w:val="000000"/>
        </w:rPr>
        <w:t>(</w:t>
      </w:r>
      <w:r>
        <w:rPr>
          <w:rFonts w:ascii="Arial" w:eastAsia="Times New Roman" w:hAnsi="Arial" w:cs="Arial"/>
          <w:color w:val="000000"/>
        </w:rPr>
        <w:t>5/24/2017 11:00:00</w:t>
      </w:r>
      <w:r w:rsidR="00D7750F">
        <w:rPr>
          <w:rFonts w:ascii="Arial" w:eastAsia="Times New Roman" w:hAnsi="Arial" w:cs="Arial"/>
          <w:color w:val="000000"/>
        </w:rPr>
        <w:t>)</w:t>
      </w:r>
      <w:r>
        <w:rPr>
          <w:rFonts w:ascii="Arial" w:eastAsia="Times New Roman" w:hAnsi="Arial" w:cs="Arial"/>
          <w:color w:val="000000"/>
        </w:rPr>
        <w:t xml:space="preserve">. </w:t>
      </w:r>
      <w:r w:rsidR="00307402">
        <w:rPr>
          <w:rFonts w:ascii="Arial" w:eastAsia="Times New Roman" w:hAnsi="Arial" w:cs="Arial"/>
          <w:color w:val="000000"/>
        </w:rPr>
        <w:t>B</w:t>
      </w:r>
      <w:r w:rsidR="00767BF6">
        <w:rPr>
          <w:rFonts w:ascii="Arial" w:eastAsia="Times New Roman" w:hAnsi="Arial" w:cs="Arial"/>
          <w:color w:val="000000"/>
        </w:rPr>
        <w:t>oth of these are well outside of the observation period</w:t>
      </w:r>
      <w:r w:rsidR="00D7750F">
        <w:rPr>
          <w:rFonts w:ascii="Arial" w:eastAsia="Times New Roman" w:hAnsi="Arial" w:cs="Arial"/>
          <w:color w:val="000000"/>
        </w:rPr>
        <w:t xml:space="preserve"> and can be safely </w:t>
      </w:r>
      <w:r w:rsidR="00401805">
        <w:rPr>
          <w:rFonts w:ascii="Arial" w:eastAsia="Times New Roman" w:hAnsi="Arial" w:cs="Arial"/>
          <w:color w:val="000000"/>
        </w:rPr>
        <w:t>ignored for data purposes</w:t>
      </w:r>
      <w:r w:rsidR="00767BF6">
        <w:rPr>
          <w:rFonts w:ascii="Arial" w:eastAsia="Times New Roman" w:hAnsi="Arial" w:cs="Arial"/>
          <w:color w:val="000000"/>
        </w:rPr>
        <w:t>.</w:t>
      </w:r>
      <w:r w:rsidR="00481E40">
        <w:rPr>
          <w:rFonts w:ascii="Arial" w:eastAsia="Times New Roman" w:hAnsi="Arial" w:cs="Arial"/>
          <w:color w:val="000000"/>
        </w:rPr>
        <w:t xml:space="preserve"> The total number of observations was 169k, resulting in an error rate of </w:t>
      </w:r>
      <w:r w:rsidR="006F6D1F">
        <w:rPr>
          <w:rFonts w:ascii="Arial" w:eastAsia="Times New Roman" w:hAnsi="Arial" w:cs="Arial"/>
          <w:color w:val="000000"/>
        </w:rPr>
        <w:t>&lt;</w:t>
      </w:r>
      <w:r w:rsidR="00481E40">
        <w:rPr>
          <w:rFonts w:ascii="Arial" w:eastAsia="Times New Roman" w:hAnsi="Arial" w:cs="Arial"/>
          <w:color w:val="000000"/>
        </w:rPr>
        <w:t>0.00</w:t>
      </w:r>
      <w:r w:rsidR="006F6D1F">
        <w:rPr>
          <w:rFonts w:ascii="Arial" w:eastAsia="Times New Roman" w:hAnsi="Arial" w:cs="Arial"/>
          <w:color w:val="000000"/>
        </w:rPr>
        <w:t>01</w:t>
      </w:r>
      <w:r w:rsidR="00481E40">
        <w:rPr>
          <w:rFonts w:ascii="Arial" w:eastAsia="Times New Roman" w:hAnsi="Arial" w:cs="Arial"/>
          <w:color w:val="000000"/>
        </w:rPr>
        <w:t>%.</w:t>
      </w:r>
      <w:r w:rsidR="00767BF6">
        <w:rPr>
          <w:rFonts w:ascii="Arial" w:eastAsia="Times New Roman" w:hAnsi="Arial" w:cs="Arial"/>
          <w:color w:val="000000"/>
        </w:rPr>
        <w:t xml:space="preserve"> </w:t>
      </w:r>
      <w:r w:rsidR="006F6D1F">
        <w:rPr>
          <w:rFonts w:ascii="Arial" w:eastAsia="Times New Roman" w:hAnsi="Arial" w:cs="Arial"/>
          <w:color w:val="000000"/>
        </w:rPr>
        <w:t xml:space="preserve">There were 73 missing readings from the 64mm GS3 sensor in plot 11, again outside of the observation period, with an error rate of 0.0004%. </w:t>
      </w:r>
      <w:r w:rsidR="00307402">
        <w:rPr>
          <w:rFonts w:ascii="Arial" w:eastAsia="Times New Roman" w:hAnsi="Arial" w:cs="Arial"/>
          <w:color w:val="000000"/>
        </w:rPr>
        <w:t xml:space="preserve">There </w:t>
      </w:r>
      <w:r w:rsidR="00D7750F">
        <w:rPr>
          <w:rFonts w:ascii="Arial" w:eastAsia="Times New Roman" w:hAnsi="Arial" w:cs="Arial"/>
          <w:color w:val="000000"/>
        </w:rPr>
        <w:t>were</w:t>
      </w:r>
      <w:r w:rsidR="00307402">
        <w:rPr>
          <w:rFonts w:ascii="Arial" w:eastAsia="Times New Roman" w:hAnsi="Arial" w:cs="Arial"/>
          <w:color w:val="000000"/>
        </w:rPr>
        <w:t xml:space="preserve"> </w:t>
      </w:r>
      <w:r w:rsidR="005A601E">
        <w:rPr>
          <w:rFonts w:ascii="Arial" w:eastAsia="Times New Roman" w:hAnsi="Arial" w:cs="Arial"/>
          <w:color w:val="000000"/>
        </w:rPr>
        <w:t>775</w:t>
      </w:r>
      <w:r w:rsidR="00130D06">
        <w:rPr>
          <w:rFonts w:ascii="Arial" w:eastAsia="Times New Roman" w:hAnsi="Arial" w:cs="Arial"/>
          <w:color w:val="000000"/>
        </w:rPr>
        <w:t xml:space="preserve"> missing readings</w:t>
      </w:r>
      <w:r w:rsidR="0070490D">
        <w:rPr>
          <w:rFonts w:ascii="Arial" w:eastAsia="Times New Roman" w:hAnsi="Arial" w:cs="Arial"/>
          <w:color w:val="000000"/>
        </w:rPr>
        <w:t xml:space="preserve"> from </w:t>
      </w:r>
      <w:r w:rsidR="007476E8">
        <w:rPr>
          <w:rFonts w:ascii="Arial" w:eastAsia="Times New Roman" w:hAnsi="Arial" w:cs="Arial"/>
          <w:color w:val="000000"/>
        </w:rPr>
        <w:t xml:space="preserve">the 64mm GS3 sensor </w:t>
      </w:r>
      <w:r w:rsidR="006F6E72">
        <w:rPr>
          <w:rFonts w:ascii="Arial" w:eastAsia="Times New Roman" w:hAnsi="Arial" w:cs="Arial"/>
          <w:color w:val="000000"/>
        </w:rPr>
        <w:t xml:space="preserve">in plot 63. This is </w:t>
      </w:r>
      <w:r w:rsidR="00282EFA">
        <w:rPr>
          <w:rFonts w:ascii="Arial" w:eastAsia="Times New Roman" w:hAnsi="Arial" w:cs="Arial"/>
          <w:color w:val="000000"/>
        </w:rPr>
        <w:t>reflected in</w:t>
      </w:r>
      <w:r w:rsidR="006F6E72">
        <w:rPr>
          <w:rFonts w:ascii="Arial" w:eastAsia="Times New Roman" w:hAnsi="Arial" w:cs="Arial"/>
          <w:color w:val="000000"/>
        </w:rPr>
        <w:t xml:space="preserve"> </w:t>
      </w:r>
      <w:r w:rsidR="00D7750F">
        <w:rPr>
          <w:rFonts w:ascii="Arial" w:eastAsia="Times New Roman" w:hAnsi="Arial" w:cs="Arial"/>
          <w:color w:val="000000"/>
        </w:rPr>
        <w:t xml:space="preserve">the broken blue line in </w:t>
      </w:r>
      <w:r w:rsidR="00282EFA">
        <w:rPr>
          <w:rFonts w:ascii="Arial" w:eastAsia="Times New Roman" w:hAnsi="Arial" w:cs="Arial"/>
          <w:color w:val="000000"/>
        </w:rPr>
        <w:t xml:space="preserve">the </w:t>
      </w:r>
      <w:r w:rsidR="00D7750F">
        <w:rPr>
          <w:rFonts w:ascii="Arial" w:eastAsia="Times New Roman" w:hAnsi="Arial" w:cs="Arial"/>
          <w:color w:val="000000"/>
        </w:rPr>
        <w:t>top middle plot of Figure 5</w:t>
      </w:r>
      <w:r w:rsidR="00401805">
        <w:rPr>
          <w:rFonts w:ascii="Arial" w:eastAsia="Times New Roman" w:hAnsi="Arial" w:cs="Arial"/>
          <w:color w:val="000000"/>
        </w:rPr>
        <w:t xml:space="preserve">. This was likely a sensor issue, as the </w:t>
      </w:r>
      <w:r w:rsidR="00481E40">
        <w:rPr>
          <w:rFonts w:ascii="Arial" w:eastAsia="Times New Roman" w:hAnsi="Arial" w:cs="Arial"/>
          <w:color w:val="000000"/>
        </w:rPr>
        <w:t xml:space="preserve">other sensors linked to the same logger did not have any issues. This is an error rate of </w:t>
      </w:r>
      <w:r w:rsidR="005A601E">
        <w:rPr>
          <w:rFonts w:ascii="Arial" w:eastAsia="Times New Roman" w:hAnsi="Arial" w:cs="Arial"/>
          <w:color w:val="000000"/>
        </w:rPr>
        <w:t>0.0046%.</w:t>
      </w:r>
      <w:r w:rsidR="009B4AD9">
        <w:rPr>
          <w:rFonts w:ascii="Arial" w:eastAsia="Times New Roman" w:hAnsi="Arial" w:cs="Arial"/>
          <w:color w:val="000000"/>
        </w:rPr>
        <w:t xml:space="preserve"> </w:t>
      </w:r>
    </w:p>
    <w:p w14:paraId="25C6C175" w14:textId="77777777" w:rsidR="00B0206C" w:rsidRDefault="00B0206C" w:rsidP="003A2AA2">
      <w:pPr>
        <w:spacing w:after="0" w:line="240" w:lineRule="auto"/>
        <w:textAlignment w:val="baseline"/>
        <w:rPr>
          <w:rFonts w:ascii="Arial" w:eastAsia="Times New Roman" w:hAnsi="Arial" w:cs="Arial"/>
          <w:i/>
        </w:rPr>
      </w:pPr>
    </w:p>
    <w:p w14:paraId="563F7661" w14:textId="21BD33ED" w:rsidR="0000342D" w:rsidRDefault="0000342D" w:rsidP="007E7B71">
      <w:pPr>
        <w:spacing w:after="0" w:line="240" w:lineRule="auto"/>
        <w:textAlignment w:val="baseline"/>
        <w:outlineLvl w:val="0"/>
        <w:rPr>
          <w:rFonts w:ascii="Arial" w:eastAsia="Times New Roman" w:hAnsi="Arial" w:cs="Arial"/>
        </w:rPr>
      </w:pPr>
      <w:r>
        <w:rPr>
          <w:rFonts w:ascii="Arial" w:eastAsia="Times New Roman" w:hAnsi="Arial" w:cs="Arial"/>
          <w:i/>
        </w:rPr>
        <w:t>Soil Water Content</w:t>
      </w:r>
    </w:p>
    <w:p w14:paraId="68E76C35" w14:textId="24A49376" w:rsidR="0000342D" w:rsidRDefault="003A2AA2" w:rsidP="0000342D">
      <w:pPr>
        <w:spacing w:after="0" w:line="240" w:lineRule="auto"/>
        <w:ind w:firstLine="360"/>
        <w:textAlignment w:val="baseline"/>
        <w:rPr>
          <w:rFonts w:ascii="Arial" w:eastAsia="Times New Roman" w:hAnsi="Arial" w:cs="Arial"/>
        </w:rPr>
      </w:pPr>
      <w:r>
        <w:rPr>
          <w:rFonts w:ascii="Arial" w:eastAsia="Times New Roman" w:hAnsi="Arial" w:cs="Arial"/>
        </w:rPr>
        <w:t>Weather data was collected by an on-site weather station during the three</w:t>
      </w:r>
      <w:r w:rsidR="00282EFA">
        <w:rPr>
          <w:rFonts w:ascii="Arial" w:eastAsia="Times New Roman" w:hAnsi="Arial" w:cs="Arial"/>
        </w:rPr>
        <w:t>-</w:t>
      </w:r>
      <w:r>
        <w:rPr>
          <w:rFonts w:ascii="Arial" w:eastAsia="Times New Roman" w:hAnsi="Arial" w:cs="Arial"/>
        </w:rPr>
        <w:t>week study period. Precipitation monitors indicted cumulative precipitation totaling 27.88mm</w:t>
      </w:r>
      <w:r w:rsidR="00B41CAA">
        <w:rPr>
          <w:rFonts w:ascii="Arial" w:eastAsia="Times New Roman" w:hAnsi="Arial" w:cs="Arial"/>
        </w:rPr>
        <w:t xml:space="preserve"> (Figure 3) and all precipitation events occurred between September 23 and October 3.</w:t>
      </w:r>
      <w:r w:rsidR="0000342D">
        <w:rPr>
          <w:rFonts w:ascii="Arial" w:eastAsia="Times New Roman" w:hAnsi="Arial" w:cs="Arial"/>
        </w:rPr>
        <w:t xml:space="preserve"> These events significantly affected volumetric water content (VWC) and available water content (AWC) (Figures 4 </w:t>
      </w:r>
      <w:ins w:id="3" w:author="Justin S" w:date="2018-04-22T00:51:00Z">
        <w:r w:rsidR="00135968">
          <w:rPr>
            <w:rFonts w:ascii="Arial" w:eastAsia="Times New Roman" w:hAnsi="Arial" w:cs="Arial"/>
          </w:rPr>
          <w:t>and</w:t>
        </w:r>
      </w:ins>
      <w:del w:id="4" w:author="Justin S" w:date="2018-04-22T00:51:00Z">
        <w:r w:rsidR="0000342D" w:rsidDel="00135968">
          <w:rPr>
            <w:rFonts w:ascii="Arial" w:eastAsia="Times New Roman" w:hAnsi="Arial" w:cs="Arial"/>
          </w:rPr>
          <w:delText>–</w:delText>
        </w:r>
      </w:del>
      <w:r w:rsidR="0000342D">
        <w:rPr>
          <w:rFonts w:ascii="Arial" w:eastAsia="Times New Roman" w:hAnsi="Arial" w:cs="Arial"/>
        </w:rPr>
        <w:t xml:space="preserve"> 5) and prevented significant dry down. Average VWC measurements show greater water retention in plots treated with high irrigation, followed by plots treated with full irrigation. These irrigation treatments are consistent across all three nitrogen treatments. Interestingly, more water is retained in the excessive nitrogen plots at low water than in any other low water plots (Figure 4). </w:t>
      </w:r>
    </w:p>
    <w:p w14:paraId="48AEF0A3" w14:textId="247F6695" w:rsidR="0000342D" w:rsidRDefault="0000342D" w:rsidP="0000342D">
      <w:pPr>
        <w:spacing w:after="0" w:line="240" w:lineRule="auto"/>
        <w:ind w:firstLine="360"/>
        <w:textAlignment w:val="baseline"/>
        <w:rPr>
          <w:rFonts w:ascii="Arial" w:eastAsia="Times New Roman" w:hAnsi="Arial" w:cs="Arial"/>
        </w:rPr>
      </w:pPr>
      <w:r>
        <w:rPr>
          <w:rFonts w:ascii="Arial" w:eastAsia="Times New Roman" w:hAnsi="Arial" w:cs="Arial"/>
        </w:rPr>
        <w:t xml:space="preserve">Figure 5 give a comparison of three water treatments at optimum nitrogen and measures VWC and AWC at three depths. While VWC measurements fluctuate most noticeably from irrigation treatments at the 64mm depth, the 300mm depth shows the largest peak due to precipitation. As expected, more water is contained deeper in the soil and some drying is evident near the surface, particularly with low irrigation. </w:t>
      </w:r>
      <w:r w:rsidR="004B7FBE">
        <w:rPr>
          <w:rFonts w:ascii="Arial" w:eastAsia="Times New Roman" w:hAnsi="Arial" w:cs="Arial"/>
        </w:rPr>
        <w:t xml:space="preserve">AWC plots show soil saturation for the duration of the experiment across all irrigation treatments, with the exception of </w:t>
      </w:r>
      <w:r w:rsidR="006B660F">
        <w:rPr>
          <w:rFonts w:ascii="Arial" w:eastAsia="Times New Roman" w:hAnsi="Arial" w:cs="Arial"/>
        </w:rPr>
        <w:t>the 64mm sensor in the low irrigation</w:t>
      </w:r>
      <w:r w:rsidR="004B7FBE">
        <w:rPr>
          <w:rFonts w:ascii="Arial" w:eastAsia="Times New Roman" w:hAnsi="Arial" w:cs="Arial"/>
        </w:rPr>
        <w:t xml:space="preserve"> treatment. From October 9 to October 16, there is a dramatic drop in water potential to nearly -200 kPa. </w:t>
      </w:r>
      <w:r w:rsidR="0005222B">
        <w:rPr>
          <w:rFonts w:ascii="Arial" w:eastAsia="Times New Roman" w:hAnsi="Arial" w:cs="Arial"/>
        </w:rPr>
        <w:t xml:space="preserve">According to an early study testing the use of water potential monitors in Kentucky Bluegrass, turf quality begins to noticeably decline between </w:t>
      </w:r>
    </w:p>
    <w:p w14:paraId="0ED1AFD4" w14:textId="018A4DFF" w:rsidR="006B660F" w:rsidRDefault="0005222B" w:rsidP="006B660F">
      <w:pPr>
        <w:spacing w:after="0" w:line="240" w:lineRule="auto"/>
        <w:textAlignment w:val="baseline"/>
        <w:rPr>
          <w:rFonts w:ascii="Arial" w:eastAsia="Times New Roman" w:hAnsi="Arial" w:cs="Arial"/>
        </w:rPr>
      </w:pPr>
      <w:r>
        <w:rPr>
          <w:rFonts w:ascii="Arial" w:eastAsia="Times New Roman" w:hAnsi="Arial" w:cs="Arial"/>
        </w:rPr>
        <w:t>-50 and -80kPa</w:t>
      </w:r>
      <w:r>
        <w:rPr>
          <w:rFonts w:ascii="Arial" w:eastAsia="Times New Roman" w:hAnsi="Arial" w:cs="Arial"/>
          <w:vertAlign w:val="superscript"/>
        </w:rPr>
        <w:t>12</w:t>
      </w:r>
      <w:r>
        <w:rPr>
          <w:rFonts w:ascii="Arial" w:eastAsia="Times New Roman" w:hAnsi="Arial" w:cs="Arial"/>
        </w:rPr>
        <w:t xml:space="preserve">. This means the low water treatment </w:t>
      </w:r>
      <w:r w:rsidR="004C4DE6">
        <w:rPr>
          <w:rFonts w:ascii="Arial" w:eastAsia="Times New Roman" w:hAnsi="Arial" w:cs="Arial"/>
        </w:rPr>
        <w:t>was beginning to experience effective</w:t>
      </w:r>
      <w:r>
        <w:rPr>
          <w:rFonts w:ascii="Arial" w:eastAsia="Times New Roman" w:hAnsi="Arial" w:cs="Arial"/>
        </w:rPr>
        <w:t xml:space="preserve"> water stress during the last week of the study. </w:t>
      </w:r>
    </w:p>
    <w:p w14:paraId="26FB8F60" w14:textId="77777777" w:rsidR="004C4DE6" w:rsidRDefault="004C4DE6" w:rsidP="006B660F">
      <w:pPr>
        <w:spacing w:after="0" w:line="240" w:lineRule="auto"/>
        <w:textAlignment w:val="baseline"/>
        <w:rPr>
          <w:rFonts w:ascii="Arial" w:eastAsia="Times New Roman" w:hAnsi="Arial" w:cs="Arial"/>
        </w:rPr>
      </w:pPr>
    </w:p>
    <w:p w14:paraId="1D530367" w14:textId="14B6406A" w:rsidR="006B660F" w:rsidRPr="006B660F" w:rsidRDefault="006B660F" w:rsidP="007E7B71">
      <w:pPr>
        <w:spacing w:after="0" w:line="240" w:lineRule="auto"/>
        <w:textAlignment w:val="baseline"/>
        <w:outlineLvl w:val="0"/>
        <w:rPr>
          <w:rFonts w:ascii="Arial" w:eastAsia="Times New Roman" w:hAnsi="Arial" w:cs="Arial"/>
        </w:rPr>
      </w:pPr>
      <w:r>
        <w:rPr>
          <w:rFonts w:ascii="Arial" w:eastAsia="Times New Roman" w:hAnsi="Arial" w:cs="Arial"/>
          <w:i/>
        </w:rPr>
        <w:t>Canopy Measurements</w:t>
      </w:r>
    </w:p>
    <w:p w14:paraId="3F900824" w14:textId="2CD208AA" w:rsidR="005C066C" w:rsidRDefault="004B7FBE" w:rsidP="005C066C">
      <w:pPr>
        <w:spacing w:after="0" w:line="240" w:lineRule="auto"/>
        <w:ind w:firstLine="360"/>
        <w:textAlignment w:val="baseline"/>
        <w:rPr>
          <w:rFonts w:ascii="Arial" w:eastAsia="Times New Roman" w:hAnsi="Arial" w:cs="Arial"/>
        </w:rPr>
      </w:pPr>
      <w:r>
        <w:rPr>
          <w:rFonts w:ascii="Arial" w:eastAsia="Times New Roman" w:hAnsi="Arial" w:cs="Arial"/>
        </w:rPr>
        <w:t xml:space="preserve">To further investigate </w:t>
      </w:r>
      <w:r w:rsidR="006B660F">
        <w:rPr>
          <w:rFonts w:ascii="Arial" w:eastAsia="Times New Roman" w:hAnsi="Arial" w:cs="Arial"/>
        </w:rPr>
        <w:t xml:space="preserve">the one-week dry period indicated by Figure 5, noon NDVI measurements were selected from all nine measured plots from October 9 through October 16 </w:t>
      </w:r>
      <w:r w:rsidR="006B660F">
        <w:rPr>
          <w:rFonts w:ascii="Arial" w:eastAsia="Times New Roman" w:hAnsi="Arial" w:cs="Arial"/>
        </w:rPr>
        <w:lastRenderedPageBreak/>
        <w:t xml:space="preserve">and were compared by treatment (Figure 6). NDVI decreases significantly in two of the low irrigation plots (deficient and optimum nitrogen) and slightly in the deficient nitrogen and full irrigation plot. </w:t>
      </w:r>
      <w:r w:rsidR="0091032E">
        <w:rPr>
          <w:rFonts w:ascii="Arial" w:eastAsia="Times New Roman" w:hAnsi="Arial" w:cs="Arial"/>
        </w:rPr>
        <w:t>According to a study performed in 2011 by Bremer, et al, Kentucky Bluegrass begins to lose its visual appeal below an NDVI value of approximately 0.80</w:t>
      </w:r>
      <w:r w:rsidR="0005222B">
        <w:rPr>
          <w:rFonts w:ascii="Arial" w:eastAsia="Times New Roman" w:hAnsi="Arial" w:cs="Arial"/>
          <w:vertAlign w:val="superscript"/>
        </w:rPr>
        <w:t>13</w:t>
      </w:r>
      <w:r w:rsidR="0091032E">
        <w:rPr>
          <w:rFonts w:ascii="Arial" w:eastAsia="Times New Roman" w:hAnsi="Arial" w:cs="Arial"/>
        </w:rPr>
        <w:t xml:space="preserve">. This would place all three of the aforementioned plots in the category of visually unhealthy turf. </w:t>
      </w:r>
      <w:r w:rsidR="006B660F">
        <w:rPr>
          <w:rFonts w:ascii="Arial" w:eastAsia="Times New Roman" w:hAnsi="Arial" w:cs="Arial"/>
        </w:rPr>
        <w:t>Both irrigation and nitrogen appear to be significantly correlated to NDVI, with</w:t>
      </w:r>
      <w:r w:rsidR="005C066C">
        <w:rPr>
          <w:rFonts w:ascii="Arial" w:eastAsia="Times New Roman" w:hAnsi="Arial" w:cs="Arial"/>
        </w:rPr>
        <w:t xml:space="preserve"> </w:t>
      </w:r>
      <w:r w:rsidR="006B660F">
        <w:rPr>
          <w:rFonts w:ascii="Arial" w:eastAsia="Times New Roman" w:hAnsi="Arial" w:cs="Arial"/>
        </w:rPr>
        <w:t xml:space="preserve">irrigation </w:t>
      </w:r>
      <w:r w:rsidR="005C066C">
        <w:rPr>
          <w:rFonts w:ascii="Arial" w:eastAsia="Times New Roman" w:hAnsi="Arial" w:cs="Arial"/>
        </w:rPr>
        <w:t xml:space="preserve">and nitrogen </w:t>
      </w:r>
      <w:r w:rsidR="006B660F">
        <w:rPr>
          <w:rFonts w:ascii="Arial" w:eastAsia="Times New Roman" w:hAnsi="Arial" w:cs="Arial"/>
        </w:rPr>
        <w:t>treat</w:t>
      </w:r>
      <w:r w:rsidR="005C066C">
        <w:rPr>
          <w:rFonts w:ascii="Arial" w:eastAsia="Times New Roman" w:hAnsi="Arial" w:cs="Arial"/>
        </w:rPr>
        <w:t>ments resulting in the same p-value of 2 * 10</w:t>
      </w:r>
      <w:r w:rsidR="005C066C">
        <w:rPr>
          <w:rFonts w:ascii="Arial" w:eastAsia="Times New Roman" w:hAnsi="Arial" w:cs="Arial"/>
          <w:vertAlign w:val="superscript"/>
        </w:rPr>
        <w:t xml:space="preserve">-16 </w:t>
      </w:r>
      <w:r w:rsidR="005C066C">
        <w:rPr>
          <w:rFonts w:ascii="Arial" w:eastAsia="Times New Roman" w:hAnsi="Arial" w:cs="Arial"/>
        </w:rPr>
        <w:t>(</w:t>
      </w:r>
      <w:r w:rsidR="005C066C" w:rsidRPr="005C066C">
        <w:rPr>
          <w:rFonts w:ascii="Arial" w:eastAsia="Times New Roman" w:hAnsi="Arial" w:cs="Arial"/>
        </w:rPr>
        <w:t>α</w:t>
      </w:r>
      <w:r w:rsidR="00B03889">
        <w:rPr>
          <w:rFonts w:ascii="Arial" w:eastAsia="Times New Roman" w:hAnsi="Arial" w:cs="Arial"/>
        </w:rPr>
        <w:t xml:space="preserve"> = .001</w:t>
      </w:r>
      <w:r w:rsidR="005C066C">
        <w:rPr>
          <w:rFonts w:ascii="Arial" w:eastAsia="Times New Roman" w:hAnsi="Arial" w:cs="Arial"/>
        </w:rPr>
        <w:t>).</w:t>
      </w:r>
    </w:p>
    <w:p w14:paraId="453D05EE" w14:textId="5C04FA57" w:rsidR="005C066C" w:rsidRDefault="005C066C" w:rsidP="005C066C">
      <w:pPr>
        <w:spacing w:after="0" w:line="240" w:lineRule="auto"/>
        <w:ind w:firstLine="360"/>
        <w:textAlignment w:val="baseline"/>
        <w:rPr>
          <w:rFonts w:ascii="Arial" w:hAnsi="Arial" w:cs="Arial"/>
          <w:color w:val="222222"/>
          <w:shd w:val="clear" w:color="auto" w:fill="FFFFFF"/>
        </w:rPr>
      </w:pPr>
      <w:r>
        <w:rPr>
          <w:rFonts w:ascii="Arial" w:eastAsia="Times New Roman" w:hAnsi="Arial" w:cs="Arial"/>
        </w:rPr>
        <w:t>The same time period was examined for v</w:t>
      </w:r>
      <w:r w:rsidR="00B03889">
        <w:rPr>
          <w:rFonts w:ascii="Arial" w:eastAsia="Times New Roman" w:hAnsi="Arial" w:cs="Arial"/>
        </w:rPr>
        <w:t xml:space="preserve">ariation in canopy temperature. All plots were normalized based on data from a non-stressed standard (optimum nitrogen and high irrigation) and noon measurements were selected. </w:t>
      </w:r>
      <w:r w:rsidR="004F3240">
        <w:rPr>
          <w:rFonts w:ascii="Arial" w:eastAsia="Times New Roman" w:hAnsi="Arial" w:cs="Arial"/>
        </w:rPr>
        <w:t>Variation as large as 3 degrees Celsius can be observed between treatments. Previous studies performed on turfgrass indicate that a temperature differences as little as .67 degrees Celsius can have a significant effect on plant appearance</w:t>
      </w:r>
      <w:r w:rsidR="00B80CB0">
        <w:rPr>
          <w:rFonts w:ascii="Arial" w:eastAsia="Times New Roman" w:hAnsi="Arial" w:cs="Arial"/>
          <w:vertAlign w:val="superscript"/>
        </w:rPr>
        <w:t>14</w:t>
      </w:r>
      <w:r w:rsidR="004F3240">
        <w:rPr>
          <w:rFonts w:ascii="Arial" w:eastAsia="Times New Roman" w:hAnsi="Arial" w:cs="Arial"/>
        </w:rPr>
        <w:t>. Figure</w:t>
      </w:r>
      <w:r w:rsidR="00B03889">
        <w:rPr>
          <w:rFonts w:ascii="Arial" w:eastAsia="Times New Roman" w:hAnsi="Arial" w:cs="Arial"/>
        </w:rPr>
        <w:t xml:space="preserve"> 7 </w:t>
      </w:r>
      <w:r w:rsidR="004F3240">
        <w:rPr>
          <w:rFonts w:ascii="Arial" w:eastAsia="Times New Roman" w:hAnsi="Arial" w:cs="Arial"/>
        </w:rPr>
        <w:t>indicates that these results are due mainly to nitrogen treatment differences</w:t>
      </w:r>
      <w:r w:rsidR="00B03889">
        <w:rPr>
          <w:rFonts w:ascii="Arial" w:eastAsia="Times New Roman" w:hAnsi="Arial" w:cs="Arial"/>
        </w:rPr>
        <w:t xml:space="preserve"> (p = 2.29 * 10</w:t>
      </w:r>
      <w:r w:rsidR="00B03889">
        <w:rPr>
          <w:rFonts w:ascii="Arial" w:eastAsia="Times New Roman" w:hAnsi="Arial" w:cs="Arial"/>
          <w:vertAlign w:val="superscript"/>
        </w:rPr>
        <w:t>-9</w:t>
      </w:r>
      <w:r w:rsidR="00B03889">
        <w:rPr>
          <w:rFonts w:ascii="Arial" w:eastAsia="Times New Roman" w:hAnsi="Arial" w:cs="Arial"/>
        </w:rPr>
        <w:t xml:space="preserve">, </w:t>
      </w:r>
      <w:r w:rsidR="00B03889">
        <w:rPr>
          <w:rFonts w:ascii="Arial" w:hAnsi="Arial" w:cs="Arial"/>
          <w:color w:val="222222"/>
          <w:shd w:val="clear" w:color="auto" w:fill="FFFFFF"/>
        </w:rPr>
        <w:t>α = .001)</w:t>
      </w:r>
      <w:r w:rsidR="00B03889">
        <w:rPr>
          <w:rFonts w:ascii="Arial" w:eastAsia="Times New Roman" w:hAnsi="Arial" w:cs="Arial"/>
        </w:rPr>
        <w:t xml:space="preserve">. Irrigation treatment did not appear to be significantly correlated with canopy temperature (p = .049, </w:t>
      </w:r>
      <w:r w:rsidR="00B03889">
        <w:rPr>
          <w:rFonts w:ascii="Arial" w:hAnsi="Arial" w:cs="Arial"/>
          <w:color w:val="222222"/>
          <w:shd w:val="clear" w:color="auto" w:fill="FFFFFF"/>
        </w:rPr>
        <w:t>α =.001).</w:t>
      </w:r>
      <w:r w:rsidR="00CC5C8A">
        <w:rPr>
          <w:rFonts w:ascii="Arial" w:hAnsi="Arial" w:cs="Arial"/>
          <w:color w:val="222222"/>
          <w:shd w:val="clear" w:color="auto" w:fill="FFFFFF"/>
        </w:rPr>
        <w:t xml:space="preserve"> </w:t>
      </w:r>
    </w:p>
    <w:p w14:paraId="54E2E759" w14:textId="77777777" w:rsidR="00650134" w:rsidRPr="00650134" w:rsidRDefault="00650134" w:rsidP="00650134">
      <w:pPr>
        <w:spacing w:after="0" w:line="240" w:lineRule="auto"/>
        <w:ind w:firstLine="720"/>
        <w:textAlignment w:val="baseline"/>
        <w:rPr>
          <w:rFonts w:ascii="Arial" w:eastAsia="Times New Roman" w:hAnsi="Arial" w:cs="Arial"/>
          <w:color w:val="000000"/>
        </w:rPr>
      </w:pPr>
    </w:p>
    <w:p w14:paraId="7CFF6E01" w14:textId="4547D093" w:rsidR="0042007E" w:rsidRDefault="0042007E" w:rsidP="007E7B71">
      <w:pPr>
        <w:spacing w:after="0" w:line="240" w:lineRule="auto"/>
        <w:jc w:val="center"/>
        <w:textAlignment w:val="baseline"/>
        <w:outlineLvl w:val="0"/>
        <w:rPr>
          <w:rFonts w:ascii="Arial" w:eastAsia="Times New Roman" w:hAnsi="Arial" w:cs="Arial"/>
          <w:color w:val="000000"/>
        </w:rPr>
      </w:pPr>
      <w:r>
        <w:rPr>
          <w:rFonts w:ascii="Arial" w:eastAsia="Times New Roman" w:hAnsi="Arial" w:cs="Arial"/>
          <w:color w:val="000000"/>
        </w:rPr>
        <w:t>DISCUSSION</w:t>
      </w:r>
    </w:p>
    <w:p w14:paraId="3EDB9A4C" w14:textId="77777777" w:rsidR="00563252" w:rsidRDefault="00563252" w:rsidP="007F6B90">
      <w:pPr>
        <w:spacing w:after="0" w:line="240" w:lineRule="auto"/>
        <w:ind w:firstLine="720"/>
        <w:textAlignment w:val="baseline"/>
        <w:rPr>
          <w:rFonts w:ascii="Arial" w:eastAsia="Times New Roman" w:hAnsi="Arial" w:cs="Arial"/>
        </w:rPr>
      </w:pPr>
    </w:p>
    <w:p w14:paraId="090C7232" w14:textId="54DCFECF" w:rsidR="00563252" w:rsidRPr="00563252" w:rsidRDefault="00C557C9" w:rsidP="007E7B71">
      <w:pPr>
        <w:spacing w:after="0" w:line="240" w:lineRule="auto"/>
        <w:textAlignment w:val="baseline"/>
        <w:outlineLvl w:val="0"/>
        <w:rPr>
          <w:rFonts w:ascii="Arial" w:eastAsia="Times New Roman" w:hAnsi="Arial" w:cs="Arial"/>
          <w:i/>
        </w:rPr>
      </w:pPr>
      <w:r>
        <w:rPr>
          <w:rFonts w:ascii="Arial" w:eastAsia="Times New Roman" w:hAnsi="Arial" w:cs="Arial"/>
          <w:i/>
        </w:rPr>
        <w:t>2017 Dry-d</w:t>
      </w:r>
      <w:r w:rsidR="00563252">
        <w:rPr>
          <w:rFonts w:ascii="Arial" w:eastAsia="Times New Roman" w:hAnsi="Arial" w:cs="Arial"/>
          <w:i/>
        </w:rPr>
        <w:t>own Experiment</w:t>
      </w:r>
    </w:p>
    <w:p w14:paraId="6F6A99DB" w14:textId="6FE0D9B3" w:rsidR="00117028" w:rsidRDefault="003A2AA2" w:rsidP="007F6B90">
      <w:pPr>
        <w:spacing w:after="0" w:line="240" w:lineRule="auto"/>
        <w:ind w:firstLine="720"/>
        <w:textAlignment w:val="baseline"/>
        <w:rPr>
          <w:rFonts w:ascii="Arial" w:eastAsia="Times New Roman" w:hAnsi="Arial" w:cs="Arial"/>
        </w:rPr>
      </w:pPr>
      <w:r>
        <w:rPr>
          <w:rFonts w:ascii="Arial" w:eastAsia="Times New Roman" w:hAnsi="Arial" w:cs="Arial"/>
        </w:rPr>
        <w:t>Un</w:t>
      </w:r>
      <w:r w:rsidR="00563252">
        <w:rPr>
          <w:rFonts w:ascii="Arial" w:eastAsia="Times New Roman" w:hAnsi="Arial" w:cs="Arial"/>
        </w:rPr>
        <w:t>fortunately, the results of the examined study period</w:t>
      </w:r>
      <w:r>
        <w:rPr>
          <w:rFonts w:ascii="Arial" w:eastAsia="Times New Roman" w:hAnsi="Arial" w:cs="Arial"/>
        </w:rPr>
        <w:t xml:space="preserve"> were skewed by precipitation </w:t>
      </w:r>
      <w:r w:rsidR="00563252">
        <w:rPr>
          <w:rFonts w:ascii="Arial" w:eastAsia="Times New Roman" w:hAnsi="Arial" w:cs="Arial"/>
        </w:rPr>
        <w:t>in the first week</w:t>
      </w:r>
      <w:r w:rsidR="00135968">
        <w:rPr>
          <w:rFonts w:ascii="Arial" w:eastAsia="Times New Roman" w:hAnsi="Arial" w:cs="Arial"/>
        </w:rPr>
        <w:t xml:space="preserve">. (Figure 3). </w:t>
      </w:r>
      <w:r>
        <w:rPr>
          <w:rFonts w:ascii="Arial" w:eastAsia="Times New Roman" w:hAnsi="Arial" w:cs="Arial"/>
        </w:rPr>
        <w:t>Despite soil saturation</w:t>
      </w:r>
      <w:r w:rsidR="007F6B90">
        <w:rPr>
          <w:rFonts w:ascii="Arial" w:eastAsia="Times New Roman" w:hAnsi="Arial" w:cs="Arial"/>
        </w:rPr>
        <w:t xml:space="preserve"> </w:t>
      </w:r>
      <w:r w:rsidR="00563252">
        <w:rPr>
          <w:rFonts w:ascii="Arial" w:eastAsia="Times New Roman" w:hAnsi="Arial" w:cs="Arial"/>
        </w:rPr>
        <w:t xml:space="preserve">for the duration of the </w:t>
      </w:r>
      <w:r w:rsidR="007F6B90">
        <w:rPr>
          <w:rFonts w:ascii="Arial" w:eastAsia="Times New Roman" w:hAnsi="Arial" w:cs="Arial"/>
        </w:rPr>
        <w:t>first two weeks of the three</w:t>
      </w:r>
      <w:r w:rsidR="009A4F79">
        <w:rPr>
          <w:rFonts w:ascii="Arial" w:eastAsia="Times New Roman" w:hAnsi="Arial" w:cs="Arial"/>
        </w:rPr>
        <w:t>-</w:t>
      </w:r>
      <w:r w:rsidR="007F6B90">
        <w:rPr>
          <w:rFonts w:ascii="Arial" w:eastAsia="Times New Roman" w:hAnsi="Arial" w:cs="Arial"/>
        </w:rPr>
        <w:t>week study</w:t>
      </w:r>
      <w:r>
        <w:rPr>
          <w:rFonts w:ascii="Arial" w:eastAsia="Times New Roman" w:hAnsi="Arial" w:cs="Arial"/>
        </w:rPr>
        <w:t xml:space="preserve">, </w:t>
      </w:r>
      <w:r w:rsidR="007F6B90">
        <w:rPr>
          <w:rFonts w:ascii="Arial" w:eastAsia="Times New Roman" w:hAnsi="Arial" w:cs="Arial"/>
        </w:rPr>
        <w:t xml:space="preserve">patterns began to develop by week three. </w:t>
      </w:r>
      <w:r w:rsidR="00563252">
        <w:rPr>
          <w:rFonts w:ascii="Arial" w:eastAsia="Times New Roman" w:hAnsi="Arial" w:cs="Arial"/>
        </w:rPr>
        <w:t xml:space="preserve">The sudden and significant drop in AWC at the </w:t>
      </w:r>
      <w:r w:rsidR="00C557C9">
        <w:rPr>
          <w:rFonts w:ascii="Arial" w:eastAsia="Times New Roman" w:hAnsi="Arial" w:cs="Arial"/>
        </w:rPr>
        <w:t xml:space="preserve">64mm sensor was evidence of </w:t>
      </w:r>
      <w:r w:rsidR="00C1321B">
        <w:rPr>
          <w:rFonts w:ascii="Arial" w:eastAsia="Times New Roman" w:hAnsi="Arial" w:cs="Arial"/>
        </w:rPr>
        <w:t xml:space="preserve">some </w:t>
      </w:r>
      <w:r w:rsidR="00C557C9">
        <w:rPr>
          <w:rFonts w:ascii="Arial" w:eastAsia="Times New Roman" w:hAnsi="Arial" w:cs="Arial"/>
        </w:rPr>
        <w:t xml:space="preserve">water stress (Figure 5). </w:t>
      </w:r>
      <w:r w:rsidR="00C1321B">
        <w:rPr>
          <w:rFonts w:ascii="Arial" w:eastAsia="Times New Roman" w:hAnsi="Arial" w:cs="Arial"/>
        </w:rPr>
        <w:t>This is corroborated by differences between treatments in NDVI and canopy temperature (Figures 6</w:t>
      </w:r>
      <w:ins w:id="5" w:author="Justin S" w:date="2018-04-22T00:52:00Z">
        <w:r w:rsidR="00135968">
          <w:rPr>
            <w:rFonts w:ascii="Arial" w:eastAsia="Times New Roman" w:hAnsi="Arial" w:cs="Arial"/>
          </w:rPr>
          <w:t xml:space="preserve"> and </w:t>
        </w:r>
      </w:ins>
      <w:del w:id="6" w:author="Justin S" w:date="2018-04-22T00:52:00Z">
        <w:r w:rsidR="00C1321B" w:rsidDel="00135968">
          <w:rPr>
            <w:rFonts w:ascii="Arial" w:eastAsia="Times New Roman" w:hAnsi="Arial" w:cs="Arial"/>
          </w:rPr>
          <w:delText>-</w:delText>
        </w:r>
      </w:del>
      <w:r w:rsidR="00C1321B">
        <w:rPr>
          <w:rFonts w:ascii="Arial" w:eastAsia="Times New Roman" w:hAnsi="Arial" w:cs="Arial"/>
        </w:rPr>
        <w:t>7). As expected, most of the variation in NDVI is a lower index value for low irrigation treatments. Interestingly, low irrigation in combination with excessive nitrogen compensates for lack of water. Likewise, the full irrigation treatment in combination with deficient nitrogen shows some symptoms of stress. Clearly, NDVI measurements on their own would not provide sufficient information for turf managers to make educated irrigation and fertilizer decisions</w:t>
      </w:r>
      <w:r w:rsidR="003F0690">
        <w:rPr>
          <w:rFonts w:ascii="Arial" w:eastAsia="Times New Roman" w:hAnsi="Arial" w:cs="Arial"/>
          <w:vertAlign w:val="superscript"/>
        </w:rPr>
        <w:t>8</w:t>
      </w:r>
      <w:r w:rsidR="00C1321B">
        <w:rPr>
          <w:rFonts w:ascii="Arial" w:eastAsia="Times New Roman" w:hAnsi="Arial" w:cs="Arial"/>
        </w:rPr>
        <w:t>.</w:t>
      </w:r>
    </w:p>
    <w:p w14:paraId="60FA1AE5" w14:textId="200C9E57" w:rsidR="00C1321B" w:rsidRDefault="00C1321B" w:rsidP="007F6B90">
      <w:pPr>
        <w:spacing w:after="0" w:line="240" w:lineRule="auto"/>
        <w:ind w:firstLine="720"/>
        <w:textAlignment w:val="baseline"/>
        <w:rPr>
          <w:rFonts w:ascii="Arial" w:eastAsia="Times New Roman" w:hAnsi="Arial" w:cs="Arial"/>
        </w:rPr>
      </w:pPr>
      <w:r>
        <w:rPr>
          <w:rFonts w:ascii="Arial" w:eastAsia="Times New Roman" w:hAnsi="Arial" w:cs="Arial"/>
        </w:rPr>
        <w:t xml:space="preserve">When combined with canopy temperature measurements, it may still be challenging to identify the source of stress. </w:t>
      </w:r>
      <w:r w:rsidR="003F0690">
        <w:rPr>
          <w:rFonts w:ascii="Arial" w:eastAsia="Times New Roman" w:hAnsi="Arial" w:cs="Arial"/>
        </w:rPr>
        <w:t>When compared to a non-stressed standard, both nitrogen deficient and excessive nitrogen plots show an increase in temperature. This signifies a decrease in transpiration, and less healthy internal processes for the plant</w:t>
      </w:r>
      <w:r w:rsidR="003F0690">
        <w:rPr>
          <w:rFonts w:ascii="Arial" w:eastAsia="Times New Roman" w:hAnsi="Arial" w:cs="Arial"/>
          <w:vertAlign w:val="superscript"/>
        </w:rPr>
        <w:t>10</w:t>
      </w:r>
      <w:r w:rsidR="003F0690">
        <w:rPr>
          <w:rFonts w:ascii="Arial" w:eastAsia="Times New Roman" w:hAnsi="Arial" w:cs="Arial"/>
        </w:rPr>
        <w:t xml:space="preserve">. The canopy temperature comparison also agrees with a previous finding of Bilgili, et al, that nitrogen may increase water demands of turfgrass. In this case, the low water and excessive nitrogen plot showed the greatest increase in </w:t>
      </w:r>
      <w:r w:rsidR="009E6687">
        <w:rPr>
          <w:rFonts w:ascii="Arial" w:eastAsia="Times New Roman" w:hAnsi="Arial" w:cs="Arial"/>
        </w:rPr>
        <w:t>canopy temperature over the one</w:t>
      </w:r>
      <w:ins w:id="7" w:author="Justin S" w:date="2018-04-22T00:52:00Z">
        <w:r w:rsidR="00135968">
          <w:rPr>
            <w:rFonts w:ascii="Arial" w:eastAsia="Times New Roman" w:hAnsi="Arial" w:cs="Arial"/>
          </w:rPr>
          <w:t>-</w:t>
        </w:r>
      </w:ins>
      <w:del w:id="8" w:author="Justin S" w:date="2018-04-22T00:52:00Z">
        <w:r w:rsidR="009E6687" w:rsidDel="00135968">
          <w:rPr>
            <w:rFonts w:ascii="Arial" w:eastAsia="Times New Roman" w:hAnsi="Arial" w:cs="Arial"/>
          </w:rPr>
          <w:delText xml:space="preserve"> </w:delText>
        </w:r>
      </w:del>
      <w:r w:rsidR="009E6687">
        <w:rPr>
          <w:rFonts w:ascii="Arial" w:eastAsia="Times New Roman" w:hAnsi="Arial" w:cs="Arial"/>
        </w:rPr>
        <w:t xml:space="preserve">week dry period </w:t>
      </w:r>
      <w:r w:rsidR="006948FE">
        <w:rPr>
          <w:rFonts w:ascii="Arial" w:eastAsia="Times New Roman" w:hAnsi="Arial" w:cs="Arial"/>
        </w:rPr>
        <w:t xml:space="preserve">and all excess nitrogen plots showed some canopy warming </w:t>
      </w:r>
      <w:r w:rsidR="009E6687">
        <w:rPr>
          <w:rFonts w:ascii="Arial" w:eastAsia="Times New Roman" w:hAnsi="Arial" w:cs="Arial"/>
        </w:rPr>
        <w:t xml:space="preserve">(Figure 7). </w:t>
      </w:r>
    </w:p>
    <w:p w14:paraId="15F793C8" w14:textId="2496CBBA" w:rsidR="00C345B3" w:rsidRDefault="00C345B3" w:rsidP="007F6B90">
      <w:pPr>
        <w:spacing w:after="0" w:line="240" w:lineRule="auto"/>
        <w:ind w:firstLine="720"/>
        <w:textAlignment w:val="baseline"/>
        <w:rPr>
          <w:rFonts w:ascii="Arial" w:eastAsia="Times New Roman" w:hAnsi="Arial" w:cs="Arial"/>
        </w:rPr>
      </w:pPr>
      <w:r>
        <w:rPr>
          <w:rFonts w:ascii="Arial" w:eastAsia="Times New Roman" w:hAnsi="Arial" w:cs="Arial"/>
        </w:rPr>
        <w:t>One way to improve this study would be to set clear parameters for desired plant quality. While previous research has identified thresholds for plant stress, other researchers have shown that turf can endure varying levels of water stress before the quality becomes unacceptable</w:t>
      </w:r>
      <w:r>
        <w:rPr>
          <w:rFonts w:ascii="Arial" w:eastAsia="Times New Roman" w:hAnsi="Arial" w:cs="Arial"/>
          <w:vertAlign w:val="superscript"/>
        </w:rPr>
        <w:t>15</w:t>
      </w:r>
      <w:r>
        <w:rPr>
          <w:rFonts w:ascii="Arial" w:eastAsia="Times New Roman" w:hAnsi="Arial" w:cs="Arial"/>
        </w:rPr>
        <w:t>. Finding and defining this threshold for the BYU Turfgrass research program would be an important step toward fully utilizing their sensor data.</w:t>
      </w:r>
    </w:p>
    <w:p w14:paraId="26B30DAF" w14:textId="40CD0154" w:rsidR="00014378" w:rsidDel="00135968" w:rsidRDefault="00DF3912" w:rsidP="00DF3912">
      <w:pPr>
        <w:spacing w:after="0" w:line="240" w:lineRule="auto"/>
        <w:ind w:firstLine="720"/>
        <w:textAlignment w:val="baseline"/>
        <w:rPr>
          <w:rFonts w:ascii="Arial" w:eastAsia="Times New Roman" w:hAnsi="Arial" w:cs="Arial"/>
        </w:rPr>
      </w:pPr>
      <w:moveFromRangeStart w:id="9" w:author="Justin S" w:date="2018-04-22T00:55:00Z" w:name="move512121841"/>
      <w:moveFrom w:id="10" w:author="Justin S" w:date="2018-04-22T00:55:00Z">
        <w:r w:rsidDel="00135968">
          <w:rPr>
            <w:rFonts w:ascii="Arial" w:eastAsia="Times New Roman" w:hAnsi="Arial" w:cs="Arial"/>
          </w:rPr>
          <w:t>Although the results of this study period were not as clear as desired, the same study design could be repeated with interesting results. The data from the final week showed trends supporting the hypothesis that nitrogen has a strong effect on plant stress and water consumption. The study also supports the efficacy of combining soil sensing data with remote sensing technologies. The data analysis pipeline we created will provide the BYU Turfgrass research program with a powerful tool for fast and effective data analysis in the future.</w:t>
        </w:r>
      </w:moveFrom>
    </w:p>
    <w:moveFromRangeEnd w:id="9"/>
    <w:p w14:paraId="5FD7EB78" w14:textId="77777777" w:rsidR="00DF3912" w:rsidRDefault="00DF3912" w:rsidP="00563252">
      <w:pPr>
        <w:spacing w:after="0" w:line="240" w:lineRule="auto"/>
        <w:textAlignment w:val="baseline"/>
        <w:rPr>
          <w:rFonts w:ascii="Arial" w:eastAsia="Times New Roman" w:hAnsi="Arial" w:cs="Arial"/>
          <w:i/>
          <w:color w:val="000000"/>
        </w:rPr>
      </w:pPr>
    </w:p>
    <w:p w14:paraId="1CFBF5AB" w14:textId="77777777" w:rsidR="00563252" w:rsidRPr="00563252" w:rsidRDefault="00563252" w:rsidP="007E7B71">
      <w:pPr>
        <w:spacing w:after="0" w:line="240" w:lineRule="auto"/>
        <w:textAlignment w:val="baseline"/>
        <w:outlineLvl w:val="0"/>
        <w:rPr>
          <w:rFonts w:ascii="Arial" w:eastAsia="Times New Roman" w:hAnsi="Arial" w:cs="Arial"/>
          <w:color w:val="000000"/>
        </w:rPr>
      </w:pPr>
      <w:r>
        <w:rPr>
          <w:rFonts w:ascii="Arial" w:eastAsia="Times New Roman" w:hAnsi="Arial" w:cs="Arial"/>
          <w:i/>
          <w:color w:val="000000"/>
        </w:rPr>
        <w:t>Analysis of Decagon sensors and data-loggers</w:t>
      </w:r>
    </w:p>
    <w:p w14:paraId="10A974B3" w14:textId="77777777" w:rsidR="00DF3912" w:rsidRDefault="00650134">
      <w:pPr>
        <w:ind w:firstLine="720"/>
        <w:rPr>
          <w:rFonts w:ascii="Arial" w:eastAsia="Times New Roman" w:hAnsi="Arial" w:cs="Arial"/>
        </w:rPr>
        <w:pPrChange w:id="11" w:author="Justin S" w:date="2018-04-22T00:57:00Z">
          <w:pPr/>
        </w:pPrChange>
      </w:pPr>
      <w:del w:id="12" w:author="Justin S" w:date="2018-04-22T00:57:00Z">
        <w:r w:rsidDel="00F04BDD">
          <w:rPr>
            <w:rFonts w:ascii="Arial" w:eastAsia="Times New Roman" w:hAnsi="Arial" w:cs="Arial"/>
          </w:rPr>
          <w:tab/>
        </w:r>
      </w:del>
      <w:r w:rsidR="00DF3912">
        <w:rPr>
          <w:rFonts w:ascii="Arial" w:eastAsia="Times New Roman" w:hAnsi="Arial" w:cs="Arial"/>
        </w:rPr>
        <w:t xml:space="preserve">In addition to a data analysis pipeline, our research also identified specific areas in which the Decagon sensor and data-loggers can be improved. Because the BYU Turfgrass lab is working in collaboration with Decagon, our feedback may impact further development of these technologies. </w:t>
      </w:r>
    </w:p>
    <w:p w14:paraId="320982E2" w14:textId="63AE2F2E" w:rsidR="00650134" w:rsidRDefault="00DF3912" w:rsidP="00DF3912">
      <w:pPr>
        <w:ind w:firstLine="720"/>
        <w:rPr>
          <w:rFonts w:ascii="Arial" w:eastAsia="Times New Roman" w:hAnsi="Arial" w:cs="Arial"/>
          <w:color w:val="000000"/>
        </w:rPr>
      </w:pPr>
      <w:r>
        <w:rPr>
          <w:rFonts w:ascii="Arial" w:eastAsia="Times New Roman" w:hAnsi="Arial" w:cs="Arial"/>
        </w:rPr>
        <w:lastRenderedPageBreak/>
        <w:t>The sensors appear to have provided data that is consistent with expected trends, such as daily irrigation events. They also show expected differences in VWC between depths and irrigation treatments. The NDVI and canopy temperature readings were also very consistent across groups.</w:t>
      </w:r>
      <w:r w:rsidR="00E1491F">
        <w:rPr>
          <w:rFonts w:ascii="Arial" w:eastAsia="Times New Roman" w:hAnsi="Arial" w:cs="Arial"/>
        </w:rPr>
        <w:t xml:space="preserve"> </w:t>
      </w:r>
      <w:r w:rsidR="00650134">
        <w:rPr>
          <w:rFonts w:ascii="Arial" w:eastAsia="Times New Roman" w:hAnsi="Arial" w:cs="Arial"/>
          <w:color w:val="000000"/>
        </w:rPr>
        <w:t>However, despite the</w:t>
      </w:r>
      <w:r w:rsidR="00E1491F">
        <w:rPr>
          <w:rFonts w:ascii="Arial" w:eastAsia="Times New Roman" w:hAnsi="Arial" w:cs="Arial"/>
          <w:color w:val="000000"/>
        </w:rPr>
        <w:t xml:space="preserve"> data consistency and</w:t>
      </w:r>
      <w:r w:rsidR="00650134">
        <w:rPr>
          <w:rFonts w:ascii="Arial" w:eastAsia="Times New Roman" w:hAnsi="Arial" w:cs="Arial"/>
          <w:color w:val="000000"/>
        </w:rPr>
        <w:t xml:space="preserve"> low error rate, </w:t>
      </w:r>
      <w:r w:rsidR="00E1491F">
        <w:rPr>
          <w:rFonts w:ascii="Arial" w:eastAsia="Times New Roman" w:hAnsi="Arial" w:cs="Arial"/>
          <w:color w:val="000000"/>
        </w:rPr>
        <w:t>there were some missing data points that would have thrown off all data analysis if not corrected. It would be valuable for Decagon to develop a way to account for missing data points if they cannot be avoided.</w:t>
      </w:r>
    </w:p>
    <w:p w14:paraId="51FD5C61" w14:textId="55BDCB55" w:rsidR="009A1D55" w:rsidRDefault="00E1491F" w:rsidP="00E1491F">
      <w:pPr>
        <w:ind w:firstLine="720"/>
        <w:rPr>
          <w:ins w:id="13" w:author="Justin S" w:date="2018-04-22T00:55:00Z"/>
          <w:rFonts w:ascii="Arial" w:eastAsia="Times New Roman" w:hAnsi="Arial" w:cs="Arial"/>
          <w:color w:val="000000"/>
        </w:rPr>
      </w:pPr>
      <w:r>
        <w:rPr>
          <w:rFonts w:ascii="Arial" w:eastAsia="Times New Roman" w:hAnsi="Arial" w:cs="Arial"/>
          <w:color w:val="000000"/>
        </w:rPr>
        <w:t xml:space="preserve">The data-loggers seemed to work effectively, with the exception of strange output files. Data is </w:t>
      </w:r>
      <w:ins w:id="14" w:author="Justin S" w:date="2018-04-22T00:55:00Z">
        <w:r w:rsidR="00135968">
          <w:rPr>
            <w:rFonts w:ascii="Arial" w:eastAsia="Times New Roman" w:hAnsi="Arial" w:cs="Arial"/>
            <w:color w:val="000000"/>
          </w:rPr>
          <w:t>down</w:t>
        </w:r>
      </w:ins>
      <w:del w:id="15" w:author="Justin S" w:date="2018-04-22T00:55:00Z">
        <w:r w:rsidDel="00135968">
          <w:rPr>
            <w:rFonts w:ascii="Arial" w:eastAsia="Times New Roman" w:hAnsi="Arial" w:cs="Arial"/>
            <w:color w:val="000000"/>
          </w:rPr>
          <w:delText>up</w:delText>
        </w:r>
      </w:del>
      <w:r>
        <w:rPr>
          <w:rFonts w:ascii="Arial" w:eastAsia="Times New Roman" w:hAnsi="Arial" w:cs="Arial"/>
          <w:color w:val="000000"/>
        </w:rPr>
        <w:t>loaded as .xls files from the Decagon server, but Microsoft excel does not recognize the files due to improper initialization of the meta</w:t>
      </w:r>
      <w:del w:id="16" w:author="Justin S" w:date="2018-04-22T00:56:00Z">
        <w:r w:rsidDel="00135968">
          <w:rPr>
            <w:rFonts w:ascii="Arial" w:eastAsia="Times New Roman" w:hAnsi="Arial" w:cs="Arial"/>
            <w:color w:val="000000"/>
          </w:rPr>
          <w:delText xml:space="preserve"> </w:delText>
        </w:r>
      </w:del>
      <w:r>
        <w:rPr>
          <w:rFonts w:ascii="Arial" w:eastAsia="Times New Roman" w:hAnsi="Arial" w:cs="Arial"/>
          <w:color w:val="000000"/>
        </w:rPr>
        <w:t>data. We would recommend that Decagon bypass this issue by outputting data as a tab-del</w:t>
      </w:r>
      <w:ins w:id="17" w:author="Justin S" w:date="2018-04-22T00:56:00Z">
        <w:r w:rsidR="00135968">
          <w:rPr>
            <w:rFonts w:ascii="Arial" w:eastAsia="Times New Roman" w:hAnsi="Arial" w:cs="Arial"/>
            <w:color w:val="000000"/>
          </w:rPr>
          <w:t>i</w:t>
        </w:r>
      </w:ins>
      <w:del w:id="18" w:author="Justin S" w:date="2018-04-22T00:56:00Z">
        <w:r w:rsidDel="00135968">
          <w:rPr>
            <w:rFonts w:ascii="Arial" w:eastAsia="Times New Roman" w:hAnsi="Arial" w:cs="Arial"/>
            <w:color w:val="000000"/>
          </w:rPr>
          <w:delText>a</w:delText>
        </w:r>
      </w:del>
      <w:r>
        <w:rPr>
          <w:rFonts w:ascii="Arial" w:eastAsia="Times New Roman" w:hAnsi="Arial" w:cs="Arial"/>
          <w:color w:val="000000"/>
        </w:rPr>
        <w:t>mi</w:t>
      </w:r>
      <w:del w:id="19" w:author="Justin S" w:date="2018-04-22T00:56:00Z">
        <w:r w:rsidDel="00135968">
          <w:rPr>
            <w:rFonts w:ascii="Arial" w:eastAsia="Times New Roman" w:hAnsi="Arial" w:cs="Arial"/>
            <w:color w:val="000000"/>
          </w:rPr>
          <w:delText>na</w:delText>
        </w:r>
      </w:del>
      <w:r>
        <w:rPr>
          <w:rFonts w:ascii="Arial" w:eastAsia="Times New Roman" w:hAnsi="Arial" w:cs="Arial"/>
          <w:color w:val="000000"/>
        </w:rPr>
        <w:t>ted file. The data would also be more manageable if output was also output in a tidy format, ready for data analysis</w:t>
      </w:r>
      <w:r w:rsidR="009A1D55">
        <w:rPr>
          <w:rFonts w:ascii="Arial" w:eastAsia="Times New Roman" w:hAnsi="Arial" w:cs="Arial"/>
          <w:color w:val="000000"/>
        </w:rPr>
        <w:t>.</w:t>
      </w:r>
    </w:p>
    <w:p w14:paraId="61DE19EC" w14:textId="57DA54FA" w:rsidR="00135968" w:rsidRDefault="00135968" w:rsidP="007E7B71">
      <w:pPr>
        <w:spacing w:after="0" w:line="240" w:lineRule="auto"/>
        <w:textAlignment w:val="baseline"/>
        <w:outlineLvl w:val="0"/>
        <w:rPr>
          <w:ins w:id="20" w:author="Justin S" w:date="2018-04-22T00:55:00Z"/>
          <w:rFonts w:ascii="Arial" w:eastAsia="Times New Roman" w:hAnsi="Arial" w:cs="Arial"/>
          <w:color w:val="000000"/>
        </w:rPr>
        <w:pPrChange w:id="21" w:author="Justin S" w:date="2018-04-22T00:55:00Z">
          <w:pPr>
            <w:ind w:firstLine="720"/>
          </w:pPr>
        </w:pPrChange>
      </w:pPr>
      <w:ins w:id="22" w:author="Justin S" w:date="2018-04-22T00:55:00Z">
        <w:r w:rsidRPr="00135968">
          <w:rPr>
            <w:rFonts w:ascii="Arial" w:eastAsia="Times New Roman" w:hAnsi="Arial" w:cs="Arial"/>
            <w:i/>
            <w:color w:val="000000"/>
            <w:rPrChange w:id="23" w:author="Justin S" w:date="2018-04-22T00:55:00Z">
              <w:rPr>
                <w:rFonts w:ascii="Arial" w:eastAsia="Times New Roman" w:hAnsi="Arial" w:cs="Arial"/>
                <w:color w:val="000000"/>
              </w:rPr>
            </w:rPrChange>
          </w:rPr>
          <w:t>Future</w:t>
        </w:r>
        <w:r>
          <w:rPr>
            <w:rFonts w:ascii="Arial" w:eastAsia="Times New Roman" w:hAnsi="Arial" w:cs="Arial"/>
            <w:color w:val="000000"/>
          </w:rPr>
          <w:t xml:space="preserve"> study</w:t>
        </w:r>
      </w:ins>
    </w:p>
    <w:p w14:paraId="13B8C2DE" w14:textId="77777777" w:rsidR="00135968" w:rsidRDefault="00135968" w:rsidP="00135968">
      <w:pPr>
        <w:spacing w:after="0" w:line="240" w:lineRule="auto"/>
        <w:ind w:firstLine="720"/>
        <w:textAlignment w:val="baseline"/>
        <w:rPr>
          <w:rFonts w:ascii="Arial" w:eastAsia="Times New Roman" w:hAnsi="Arial" w:cs="Arial"/>
        </w:rPr>
      </w:pPr>
      <w:moveToRangeStart w:id="24" w:author="Justin S" w:date="2018-04-22T00:55:00Z" w:name="move512121841"/>
      <w:moveTo w:id="25" w:author="Justin S" w:date="2018-04-22T00:55:00Z">
        <w:r>
          <w:rPr>
            <w:rFonts w:ascii="Arial" w:eastAsia="Times New Roman" w:hAnsi="Arial" w:cs="Arial"/>
          </w:rPr>
          <w:t>Although the results of this study period were not as clear as desired, the same study design could be repeated with interesting results. The data from the final week showed trends supporting the hypothesis that nitrogen has a strong effect on plant stress and water consumption. The study also supports the efficacy of combining soil sensing data with remote sensing technologies. The data analysis pipeline we created will provide the BYU Turfgrass research program with a powerful tool for fast and effective data analysis in the future.</w:t>
        </w:r>
      </w:moveTo>
    </w:p>
    <w:moveToRangeEnd w:id="24"/>
    <w:p w14:paraId="6F7ADF6D" w14:textId="77777777" w:rsidR="00135968" w:rsidRPr="00650134" w:rsidRDefault="00135968" w:rsidP="00E1491F">
      <w:pPr>
        <w:ind w:firstLine="720"/>
        <w:rPr>
          <w:rFonts w:ascii="Arial" w:eastAsia="Times New Roman" w:hAnsi="Arial" w:cs="Arial"/>
          <w:b/>
        </w:rPr>
      </w:pPr>
    </w:p>
    <w:p w14:paraId="136E3149" w14:textId="77777777" w:rsidR="00380977" w:rsidRDefault="00380977">
      <w:pPr>
        <w:rPr>
          <w:rFonts w:ascii="Arial" w:eastAsia="Times New Roman" w:hAnsi="Arial" w:cs="Arial"/>
        </w:rPr>
      </w:pPr>
      <w:r>
        <w:rPr>
          <w:rFonts w:ascii="Arial" w:eastAsia="Times New Roman" w:hAnsi="Arial" w:cs="Arial"/>
        </w:rPr>
        <w:br w:type="page"/>
      </w:r>
    </w:p>
    <w:p w14:paraId="6F195F1B" w14:textId="3C513BC1" w:rsidR="0042007E" w:rsidRDefault="004659F7" w:rsidP="007E7B71">
      <w:pPr>
        <w:spacing w:line="254" w:lineRule="auto"/>
        <w:jc w:val="center"/>
        <w:outlineLvl w:val="0"/>
        <w:rPr>
          <w:rFonts w:ascii="Arial" w:eastAsia="Times New Roman" w:hAnsi="Arial" w:cs="Arial"/>
        </w:rPr>
      </w:pPr>
      <w:r>
        <w:rPr>
          <w:rFonts w:ascii="Arial" w:eastAsia="Times New Roman" w:hAnsi="Arial" w:cs="Arial"/>
        </w:rPr>
        <w:lastRenderedPageBreak/>
        <w:t>FIGURES</w:t>
      </w:r>
    </w:p>
    <w:p w14:paraId="3311716F" w14:textId="11CAA786" w:rsidR="004659F7" w:rsidRPr="004659F7" w:rsidRDefault="00E55020" w:rsidP="00A546CB">
      <w:pPr>
        <w:spacing w:line="254" w:lineRule="auto"/>
        <w:rPr>
          <w:rFonts w:ascii="Arial" w:eastAsia="Times New Roman" w:hAnsi="Arial" w:cs="Arial"/>
        </w:rPr>
      </w:pPr>
      <w:r>
        <w:rPr>
          <w:rFonts w:ascii="Arial" w:eastAsia="Times New Roman" w:hAnsi="Arial" w:cs="Arial"/>
          <w:noProof/>
          <w:color w:val="000000"/>
          <w:lang w:eastAsia="ja-JP"/>
        </w:rPr>
        <mc:AlternateContent>
          <mc:Choice Requires="wpg">
            <w:drawing>
              <wp:inline distT="0" distB="0" distL="0" distR="0" wp14:anchorId="3D8FDFDE" wp14:editId="01862530">
                <wp:extent cx="3146156" cy="4975852"/>
                <wp:effectExtent l="0" t="0" r="0" b="0"/>
                <wp:docPr id="5" name="Group 5"/>
                <wp:cNvGraphicFramePr/>
                <a:graphic xmlns:a="http://schemas.openxmlformats.org/drawingml/2006/main">
                  <a:graphicData uri="http://schemas.microsoft.com/office/word/2010/wordprocessingGroup">
                    <wpg:wgp>
                      <wpg:cNvGrpSpPr/>
                      <wpg:grpSpPr>
                        <a:xfrm>
                          <a:off x="0" y="0"/>
                          <a:ext cx="3146156" cy="4975852"/>
                          <a:chOff x="0" y="0"/>
                          <a:chExt cx="2514600" cy="3977011"/>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3314700"/>
                          </a:xfrm>
                          <a:prstGeom prst="rect">
                            <a:avLst/>
                          </a:prstGeom>
                        </pic:spPr>
                      </pic:pic>
                      <wps:wsp>
                        <wps:cNvPr id="3" name="Text Box 3"/>
                        <wps:cNvSpPr txBox="1"/>
                        <wps:spPr>
                          <a:xfrm>
                            <a:off x="0" y="3319786"/>
                            <a:ext cx="2514600" cy="657225"/>
                          </a:xfrm>
                          <a:prstGeom prst="rect">
                            <a:avLst/>
                          </a:prstGeom>
                          <a:solidFill>
                            <a:prstClr val="white"/>
                          </a:solidFill>
                          <a:ln>
                            <a:noFill/>
                          </a:ln>
                          <a:effectLst/>
                        </wps:spPr>
                        <wps:txbx>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D8FDFDE" id="Group 5" o:spid="_x0000_s1026" style="width:247.75pt;height:391.8pt;mso-position-horizontal-relative:char;mso-position-vertical-relative:line" coordsize="2514600,39770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14600;height:3314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D&#10;vFvBAAAA2gAAAA8AAABkcnMvZG93bnJldi54bWxEj92KwjAUhO8XfIdwBO/WVC+kW41FBEFUBH8e&#10;4Ngc29LmpDSxrW+/WRD2cpiZb5hVOphadNS60rKC2TQCQZxZXXKu4H7bfccgnEfWWFsmBW9ykK5H&#10;XytMtO35Qt3V5yJA2CWooPC+SaR0WUEG3dQ2xMF72tagD7LNpW6xD3BTy3kULaTBksNCgQ1tC8qq&#10;68soOL6PjuJHdWA8/cSX07nvGtooNRkPmyUIT4P/D3/ae61gDn9Xwg2Q61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XDvFvBAAAA2gAAAA8AAAAAAAAAAAAAAAAAnAIAAGRy&#10;cy9kb3ducmV2LnhtbFBLBQYAAAAABAAEAPcAAACKAwAAAAA=&#10;">
                  <v:imagedata r:id="rId9" o:title=""/>
                  <v:path arrowok="t"/>
                </v:shape>
                <v:shapetype id="_x0000_t202" coordsize="21600,21600" o:spt="202" path="m0,0l0,21600,21600,21600,21600,0xe">
                  <v:stroke joinstyle="miter"/>
                  <v:path gradientshapeok="t" o:connecttype="rect"/>
                </v:shapetype>
                <v:shape id="Text Box 3" o:spid="_x0000_s1028" type="#_x0000_t202" style="position:absolute;top:3319786;width:2514600;height:6572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4zVwgAA&#10;ANoAAAAPAAAAZHJzL2Rvd25yZXYueG1sRI9Pi8IwFMTvC36H8AQvi6Yq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7jNXCAAAA2gAAAA8AAAAAAAAAAAAAAAAAlwIAAGRycy9kb3du&#10;cmV2LnhtbFBLBQYAAAAABAAEAPUAAACGAwAAAAA=&#10;" stroked="f">
                  <v:textbox inset="0,0,0,0">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v:textbox>
                </v:shape>
                <w10:anchorlock/>
              </v:group>
            </w:pict>
          </mc:Fallback>
        </mc:AlternateContent>
      </w:r>
    </w:p>
    <w:p w14:paraId="3B62887E" w14:textId="458382CC" w:rsidR="0042007E" w:rsidRPr="00117028" w:rsidRDefault="00E55020" w:rsidP="004659F7">
      <w:pPr>
        <w:spacing w:line="254" w:lineRule="auto"/>
        <w:rPr>
          <w:rFonts w:ascii="Arial" w:hAnsi="Arial" w:cs="Arial"/>
        </w:rPr>
      </w:pPr>
      <w:r>
        <w:rPr>
          <w:rFonts w:ascii="Arial" w:eastAsia="Times New Roman" w:hAnsi="Arial" w:cs="Arial"/>
          <w:noProof/>
          <w:color w:val="000000"/>
          <w:lang w:eastAsia="ja-JP"/>
        </w:rPr>
        <w:lastRenderedPageBreak/>
        <mc:AlternateContent>
          <mc:Choice Requires="wpg">
            <w:drawing>
              <wp:inline distT="0" distB="0" distL="0" distR="0" wp14:anchorId="77591F19" wp14:editId="0E9459FF">
                <wp:extent cx="5600700" cy="7019075"/>
                <wp:effectExtent l="0" t="0" r="0" b="0"/>
                <wp:docPr id="7" name="Group 7"/>
                <wp:cNvGraphicFramePr/>
                <a:graphic xmlns:a="http://schemas.openxmlformats.org/drawingml/2006/main">
                  <a:graphicData uri="http://schemas.microsoft.com/office/word/2010/wordprocessingGroup">
                    <wpg:wgp>
                      <wpg:cNvGrpSpPr/>
                      <wpg:grpSpPr>
                        <a:xfrm>
                          <a:off x="0" y="0"/>
                          <a:ext cx="5600700" cy="7019075"/>
                          <a:chOff x="0" y="0"/>
                          <a:chExt cx="5600700" cy="7019075"/>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755" y="0"/>
                            <a:ext cx="5568315" cy="6089650"/>
                          </a:xfrm>
                          <a:prstGeom prst="rect">
                            <a:avLst/>
                          </a:prstGeom>
                        </pic:spPr>
                      </pic:pic>
                      <wps:wsp>
                        <wps:cNvPr id="1" name="Text Box 1"/>
                        <wps:cNvSpPr txBox="1"/>
                        <wps:spPr>
                          <a:xfrm>
                            <a:off x="0" y="6098960"/>
                            <a:ext cx="5600700" cy="920115"/>
                          </a:xfrm>
                          <a:prstGeom prst="rect">
                            <a:avLst/>
                          </a:prstGeom>
                          <a:solidFill>
                            <a:prstClr val="white"/>
                          </a:solidFill>
                          <a:ln>
                            <a:noFill/>
                          </a:ln>
                          <a:effectLst/>
                        </wps:spPr>
                        <wps:txbx>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SRS-Nr NDVI and SI-421 sensors. The first two sensors measure volumetric water content in cubic meter per cubic meter, temperature of soil in degrees Celsius, and electrical conductivity in millisiemens per centimeter. The other two measure reflected light at 630 and 800 nanometers, and temperature of the canopy in degrees Celsius. The SRS-Nr NDVI calculates a NDVI (Normalized Difference Vegetation Index) during daylight hours using the reflected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7591F19" id="Group 7" o:spid="_x0000_s1029" style="width:441pt;height:552.7pt;mso-position-horizontal-relative:char;mso-position-vertical-relative:line" coordsize="5600700,70190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">
                <v:shape id="Picture 6" o:spid="_x0000_s1030" type="#_x0000_t75" style="position:absolute;left:17755;width:5568315;height:6089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O&#10;+FHDAAAA2gAAAA8AAABkcnMvZG93bnJldi54bWxEj1FrwjAUhd+F/YdwB3vTdCIinWmRsQ2HT1Z/&#10;wF1zbarNTZdkWvfrzWDg4+Gc8x3OshxsJ87kQ+tYwfMkA0FcO91yo2C/ex8vQISIrLFzTAquFKAs&#10;HkZLzLW78JbOVWxEgnDIUYGJsc+lDLUhi2HieuLkHZy3GJP0jdQeLwluOznNsrm02HJaMNjTq6H6&#10;VP1YBZvqcxbeCKPJ/Oy6mX4dvz/Wv0o9PQ6rFxCRhngP/7fXWsEc/q6kGyCL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s74UcMAAADaAAAADwAAAAAAAAAAAAAAAACcAgAA&#10;ZHJzL2Rvd25yZXYueG1sUEsFBgAAAAAEAAQA9wAAAIwDAAAAAA==&#10;">
                  <v:imagedata r:id="rId11" o:title=""/>
                  <v:path arrowok="t"/>
                </v:shape>
                <v:shape id="Text Box 1" o:spid="_x0000_s1031" type="#_x0000_t202" style="position:absolute;top:6098960;width:5600700;height:920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and SI-421 sensors. The first two sensors measure volumetric water content in cubic meter per cubic meter, temperature of soil in degrees Celsius, and electrical conductivity in </w:t>
                        </w:r>
                        <w:proofErr w:type="spellStart"/>
                        <w:r w:rsidRPr="00293F02">
                          <w:rPr>
                            <w:rFonts w:ascii="Arial" w:hAnsi="Arial"/>
                            <w:color w:val="44546A" w:themeColor="text2"/>
                            <w:sz w:val="18"/>
                            <w:szCs w:val="18"/>
                          </w:rPr>
                          <w:t>millisiemens</w:t>
                        </w:r>
                        <w:proofErr w:type="spellEnd"/>
                        <w:r w:rsidRPr="00293F02">
                          <w:rPr>
                            <w:rFonts w:ascii="Arial" w:hAnsi="Arial"/>
                            <w:color w:val="44546A" w:themeColor="text2"/>
                            <w:sz w:val="18"/>
                            <w:szCs w:val="18"/>
                          </w:rPr>
                          <w:t xml:space="preserve"> per centimeter. The other two measure reflected light at 630 and 800 nanometers, and temperature of the canopy in degrees Celsius. The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calculates a NDVI (Normalized Difference Vegetation Index) during daylight hours using the reflected light.</w:t>
                        </w:r>
                      </w:p>
                    </w:txbxContent>
                  </v:textbox>
                </v:shape>
                <w10:anchorlock/>
              </v:group>
            </w:pict>
          </mc:Fallback>
        </mc:AlternateContent>
      </w:r>
    </w:p>
    <w:p w14:paraId="679D6795" w14:textId="61D444B5" w:rsidR="00117028" w:rsidRDefault="00A546CB" w:rsidP="004659F7">
      <w:pPr>
        <w:spacing w:line="254" w:lineRule="auto"/>
        <w:rPr>
          <w:rFonts w:ascii="Arial" w:hAnsi="Arial" w:cs="Arial"/>
        </w:rPr>
      </w:pPr>
      <w:r>
        <w:rPr>
          <w:rFonts w:ascii="Arial" w:hAnsi="Arial" w:cs="Arial"/>
          <w:noProof/>
          <w:lang w:eastAsia="ja-JP"/>
        </w:rPr>
        <w:lastRenderedPageBreak/>
        <mc:AlternateContent>
          <mc:Choice Requires="wpg">
            <w:drawing>
              <wp:inline distT="0" distB="0" distL="0" distR="0" wp14:anchorId="2BDE0271" wp14:editId="7F107C38">
                <wp:extent cx="5600700" cy="6019866"/>
                <wp:effectExtent l="0" t="0" r="0" b="0"/>
                <wp:docPr id="31" name="Group 31"/>
                <wp:cNvGraphicFramePr/>
                <a:graphic xmlns:a="http://schemas.openxmlformats.org/drawingml/2006/main">
                  <a:graphicData uri="http://schemas.microsoft.com/office/word/2010/wordprocessingGroup">
                    <wpg:wgp>
                      <wpg:cNvGrpSpPr/>
                      <wpg:grpSpPr>
                        <a:xfrm>
                          <a:off x="0" y="0"/>
                          <a:ext cx="5600700" cy="6019866"/>
                          <a:chOff x="0" y="0"/>
                          <a:chExt cx="5600700" cy="6019866"/>
                        </a:xfrm>
                      </wpg:grpSpPr>
                      <wps:wsp>
                        <wps:cNvPr id="15" name="Text Box 15"/>
                        <wps:cNvSpPr txBox="1"/>
                        <wps:spPr>
                          <a:xfrm>
                            <a:off x="0" y="5494086"/>
                            <a:ext cx="5600700" cy="525780"/>
                          </a:xfrm>
                          <a:prstGeom prst="rect">
                            <a:avLst/>
                          </a:prstGeom>
                          <a:solidFill>
                            <a:prstClr val="white"/>
                          </a:solidFill>
                          <a:ln>
                            <a:noFill/>
                          </a:ln>
                          <a:effectLst/>
                        </wps:spPr>
                        <wps:txbx>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 name="Picture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2BDE0271" id="Group 31" o:spid="_x0000_s1032" style="width:441pt;height:474pt;mso-position-horizontal-relative:char;mso-position-vertical-relative:line" coordsize="5600700,601986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">
                <v:shape id="Text Box 15" o:spid="_x0000_s1033" type="#_x0000_t202" style="position:absolute;top:5494086;width:5600700;height:5257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BjhewwAA&#10;ANsAAAAPAAAAZHJzL2Rvd25yZXYueG1sRE9NawIxEL0L/ocwghepWVsrsjWKSIW2F+nWi7dhM262&#10;biZLktXtv28KBW/zeJ+z2vS2EVfyoXasYDbNQBCXTtdcKTh+7R+WIEJE1tg4JgU/FGCzHg5WmGt3&#10;40+6FrESKYRDjgpMjG0uZSgNWQxT1xIn7uy8xZigr6T2eEvhtpGPWbaQFmtODQZb2hkqL0VnFRzm&#10;p4OZdOfXj+38yb8fu93iuyqUGo/67QuISH28i//dbzrNf4a/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BjhewwAAANsAAAAPAAAAAAAAAAAAAAAAAJcCAABkcnMvZG93&#10;bnJldi54bWxQSwUGAAAAAAQABAD1AAAAhwMAAAAA&#10;" stroked="f">
                  <v:textbox style="mso-fit-shape-to-text:t" inset="0,0,0,0">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v:textbox>
                </v:shape>
                <v:shape id="Picture 16" o:spid="_x0000_s1034" type="#_x0000_t75" style="position:absolute;width:5486400;height:5486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wL&#10;IDLDAAAA2wAAAA8AAABkcnMvZG93bnJldi54bWxET01rwkAQvRf6H5YRems2BhpLzBpKpVDxINqK&#10;1yE7JrHZ2ZBdY+yv7wpCb/N4n5MXo2nFQL1rLCuYRjEI4tLqhisF318fz68gnEfW2FomBVdyUCwe&#10;H3LMtL3wloadr0QIYZehgtr7LpPSlTUZdJHtiAN3tL1BH2BfSd3jJYSbViZxnEqDDYeGGjt6r6n8&#10;2Z2NAlydm+QkN/v1cjZsXlL6PV4PS6WeJuPbHISn0f+L7+5PHeancPslHCA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AsgMsMAAADbAAAADwAAAAAAAAAAAAAAAACcAgAA&#10;ZHJzL2Rvd25yZXYueG1sUEsFBgAAAAAEAAQA9wAAAIwDAAAAAA==&#10;">
                  <v:imagedata r:id="rId13" o:title=""/>
                  <v:path arrowok="t"/>
                </v:shape>
                <w10:anchorlock/>
              </v:group>
            </w:pict>
          </mc:Fallback>
        </mc:AlternateContent>
      </w:r>
    </w:p>
    <w:p w14:paraId="410E7D2D" w14:textId="508A3A8D" w:rsidR="00920CEB" w:rsidRDefault="00920CEB" w:rsidP="004659F7">
      <w:pPr>
        <w:spacing w:line="254" w:lineRule="auto"/>
        <w:rPr>
          <w:rFonts w:ascii="Arial" w:hAnsi="Arial" w:cs="Arial"/>
        </w:rPr>
      </w:pPr>
    </w:p>
    <w:p w14:paraId="0400C8B7" w14:textId="03E7F5A0" w:rsidR="00920CEB" w:rsidRDefault="00920CEB" w:rsidP="004659F7">
      <w:pPr>
        <w:spacing w:line="254" w:lineRule="auto"/>
        <w:rPr>
          <w:rFonts w:ascii="Arial" w:hAnsi="Arial" w:cs="Arial"/>
          <w:noProof/>
        </w:rPr>
      </w:pPr>
    </w:p>
    <w:p w14:paraId="6523A20C" w14:textId="374DE64C" w:rsidR="00920CEB" w:rsidRDefault="00920CEB" w:rsidP="004659F7">
      <w:pPr>
        <w:spacing w:line="254" w:lineRule="auto"/>
        <w:rPr>
          <w:rFonts w:ascii="Arial" w:hAnsi="Arial" w:cs="Arial"/>
          <w:noProof/>
        </w:rPr>
      </w:pPr>
    </w:p>
    <w:p w14:paraId="3EA74C15" w14:textId="58B46045" w:rsidR="00A0393B" w:rsidRDefault="00A0393B" w:rsidP="004659F7">
      <w:pPr>
        <w:spacing w:line="254" w:lineRule="auto"/>
        <w:rPr>
          <w:rFonts w:ascii="Arial" w:hAnsi="Arial" w:cs="Arial"/>
        </w:rPr>
      </w:pPr>
    </w:p>
    <w:p w14:paraId="3E994D02" w14:textId="17A1CB66" w:rsidR="0039052C" w:rsidRDefault="0039052C" w:rsidP="004659F7">
      <w:pPr>
        <w:spacing w:line="254" w:lineRule="auto"/>
        <w:rPr>
          <w:rFonts w:ascii="Arial" w:hAnsi="Arial" w:cs="Arial"/>
        </w:rPr>
      </w:pPr>
    </w:p>
    <w:p w14:paraId="3D8FCFD3" w14:textId="6766B8D2" w:rsidR="00A546CB" w:rsidRDefault="00A546CB" w:rsidP="004659F7">
      <w:pPr>
        <w:spacing w:line="254" w:lineRule="auto"/>
        <w:rPr>
          <w:rFonts w:ascii="Arial" w:hAnsi="Arial" w:cs="Arial"/>
        </w:rPr>
      </w:pPr>
      <w:r>
        <w:rPr>
          <w:rFonts w:ascii="Arial" w:hAnsi="Arial" w:cs="Arial"/>
          <w:noProof/>
          <w:lang w:eastAsia="ja-JP"/>
        </w:rPr>
        <w:lastRenderedPageBreak/>
        <mc:AlternateContent>
          <mc:Choice Requires="wpg">
            <w:drawing>
              <wp:inline distT="0" distB="0" distL="0" distR="0" wp14:anchorId="5EFC1A81" wp14:editId="5AF64FB3">
                <wp:extent cx="5525135" cy="6460568"/>
                <wp:effectExtent l="0" t="0" r="0" b="0"/>
                <wp:docPr id="29" name="Group 29"/>
                <wp:cNvGraphicFramePr/>
                <a:graphic xmlns:a="http://schemas.openxmlformats.org/drawingml/2006/main">
                  <a:graphicData uri="http://schemas.microsoft.com/office/word/2010/wordprocessingGroup">
                    <wpg:wgp>
                      <wpg:cNvGrpSpPr/>
                      <wpg:grpSpPr>
                        <a:xfrm>
                          <a:off x="0" y="0"/>
                          <a:ext cx="5525135" cy="6460568"/>
                          <a:chOff x="0" y="0"/>
                          <a:chExt cx="5525135" cy="6460568"/>
                        </a:xfrm>
                      </wpg:grpSpPr>
                      <pic:pic xmlns:pic="http://schemas.openxmlformats.org/drawingml/2006/picture">
                        <pic:nvPicPr>
                          <pic:cNvPr id="22" name="Picture 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8" name="Text Box 18"/>
                        <wps:cNvSpPr txBox="1"/>
                        <wps:spPr>
                          <a:xfrm>
                            <a:off x="0" y="5671898"/>
                            <a:ext cx="5525135" cy="788670"/>
                          </a:xfrm>
                          <a:prstGeom prst="rect">
                            <a:avLst/>
                          </a:prstGeom>
                          <a:solidFill>
                            <a:prstClr val="white"/>
                          </a:solidFill>
                          <a:ln>
                            <a:noFill/>
                          </a:ln>
                          <a:effectLst/>
                        </wps:spPr>
                        <wps:txbx>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EFC1A81" id="Group 29" o:spid="_x0000_s1035" style="width:435.05pt;height:508.7pt;mso-position-horizontal-relative:char;mso-position-vertical-relative:line" coordsize="5525135,64605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AAAACSC4AwAAAAkguAMAAAAJILgDAAAACSC4AwAA&#10;AAkguAMAAAAJILgDAAAACSC4AwAAAAkguAMAAAAJILgDAAAACSC4AwAAAAkguAMAAAAJILgDAAAA&#10;CSC4AwAAAAkguAMAAAAJ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">
                <v:shape id="Picture 22" o:spid="_x0000_s1036" type="#_x0000_t75" style="position:absolute;width:5486400;height:5486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TN&#10;Pd7EAAAA2wAAAA8AAABkcnMvZG93bnJldi54bWxEj0Frg0AUhO+F/oflFXJr1gqRYl2DlAQk5GKa&#10;hB4f7otK3Lfiboz5991CocdhZr5hsvVsejHR6DrLCt6WEQji2uqOGwXHr+3rOwjnkTX2lknBgxys&#10;8+enDFNt71zRdPCNCBB2KSpovR9SKV3dkkG3tANx8C52NOiDHBupR7wHuOllHEWJNNhxWGhxoM+W&#10;6uvhZhRsOfquqqKb93pXnDbnVVIn5U6pxctcfIDwNPv/8F+71AriGH6/hB8g8x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TNPd7EAAAA2wAAAA8AAAAAAAAAAAAAAAAAnAIA&#10;AGRycy9kb3ducmV2LnhtbFBLBQYAAAAABAAEAPcAAACNAwAAAAA=&#10;">
                  <v:imagedata r:id="rId15" o:title=""/>
                  <v:path arrowok="t"/>
                </v:shape>
                <v:shape id="Text Box 18" o:spid="_x0000_s1037" type="#_x0000_t202" style="position:absolute;top:5671898;width:5525135;height:7886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v:textbox>
                </v:shape>
                <w10:anchorlock/>
              </v:group>
            </w:pict>
          </mc:Fallback>
        </mc:AlternateContent>
      </w:r>
    </w:p>
    <w:p w14:paraId="69506318" w14:textId="2782E327" w:rsidR="00920CEB" w:rsidRDefault="00920CEB" w:rsidP="004659F7">
      <w:pPr>
        <w:spacing w:line="254" w:lineRule="auto"/>
        <w:rPr>
          <w:rFonts w:ascii="Arial" w:hAnsi="Arial" w:cs="Arial"/>
        </w:rPr>
      </w:pPr>
    </w:p>
    <w:p w14:paraId="1C92E95A" w14:textId="2EA5D28C" w:rsidR="00A0393B" w:rsidRDefault="00A0393B" w:rsidP="004659F7">
      <w:pPr>
        <w:spacing w:line="254" w:lineRule="auto"/>
        <w:rPr>
          <w:rFonts w:ascii="Arial" w:hAnsi="Arial" w:cs="Arial"/>
        </w:rPr>
      </w:pPr>
    </w:p>
    <w:p w14:paraId="59D4C2E1" w14:textId="48DD67A8" w:rsidR="00920CEB" w:rsidRDefault="00920CEB" w:rsidP="00BA6360">
      <w:pPr>
        <w:spacing w:line="254" w:lineRule="auto"/>
        <w:rPr>
          <w:rFonts w:ascii="Arial" w:hAnsi="Arial" w:cs="Arial"/>
        </w:rPr>
      </w:pPr>
    </w:p>
    <w:p w14:paraId="22465A16" w14:textId="4EFA8AC8" w:rsidR="00BA6360" w:rsidRDefault="00BA6360" w:rsidP="00BA6360">
      <w:pPr>
        <w:spacing w:line="254" w:lineRule="auto"/>
        <w:rPr>
          <w:rFonts w:ascii="Arial" w:hAnsi="Arial" w:cs="Arial"/>
        </w:rPr>
      </w:pPr>
    </w:p>
    <w:p w14:paraId="1ADE2729" w14:textId="77777777" w:rsidR="00720B86" w:rsidRDefault="00720B86" w:rsidP="00BA6360">
      <w:pPr>
        <w:spacing w:line="254" w:lineRule="auto"/>
        <w:rPr>
          <w:rFonts w:ascii="Arial" w:hAnsi="Arial" w:cs="Arial"/>
        </w:rPr>
      </w:pPr>
    </w:p>
    <w:p w14:paraId="7C79DC5A" w14:textId="77777777" w:rsidR="00720B86" w:rsidRDefault="00720B86" w:rsidP="00BA6360">
      <w:pPr>
        <w:spacing w:line="254" w:lineRule="auto"/>
        <w:rPr>
          <w:rFonts w:ascii="Arial" w:hAnsi="Arial" w:cs="Arial"/>
        </w:rPr>
      </w:pPr>
    </w:p>
    <w:p w14:paraId="6A0750C5" w14:textId="386000C5" w:rsidR="00720B86" w:rsidRDefault="00720B86" w:rsidP="00BA6360">
      <w:pPr>
        <w:spacing w:line="254" w:lineRule="auto"/>
        <w:rPr>
          <w:rFonts w:ascii="Arial" w:hAnsi="Arial" w:cs="Arial"/>
        </w:rPr>
      </w:pPr>
      <w:r>
        <w:rPr>
          <w:rFonts w:ascii="Arial" w:hAnsi="Arial" w:cs="Arial"/>
          <w:noProof/>
          <w:lang w:eastAsia="ja-JP"/>
        </w:rPr>
        <w:lastRenderedPageBreak/>
        <mc:AlternateContent>
          <mc:Choice Requires="wpg">
            <w:drawing>
              <wp:inline distT="0" distB="0" distL="0" distR="0" wp14:anchorId="7852E7DB" wp14:editId="1F95A96F">
                <wp:extent cx="5600700" cy="6847225"/>
                <wp:effectExtent l="0" t="0" r="0" b="0"/>
                <wp:docPr id="30" name="Group 30"/>
                <wp:cNvGraphicFramePr/>
                <a:graphic xmlns:a="http://schemas.openxmlformats.org/drawingml/2006/main">
                  <a:graphicData uri="http://schemas.microsoft.com/office/word/2010/wordprocessingGroup">
                    <wpg:wgp>
                      <wpg:cNvGrpSpPr/>
                      <wpg:grpSpPr>
                        <a:xfrm>
                          <a:off x="0" y="0"/>
                          <a:ext cx="5600700" cy="6847225"/>
                          <a:chOff x="0" y="0"/>
                          <a:chExt cx="5600700" cy="6847225"/>
                        </a:xfrm>
                      </wpg:grpSpPr>
                      <pic:pic xmlns:pic="http://schemas.openxmlformats.org/drawingml/2006/picture">
                        <pic:nvPicPr>
                          <pic:cNvPr id="21" name="Picture 2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9" name="Text Box 19"/>
                        <wps:cNvSpPr txBox="1"/>
                        <wps:spPr>
                          <a:xfrm>
                            <a:off x="0" y="5532775"/>
                            <a:ext cx="5600700" cy="1314450"/>
                          </a:xfrm>
                          <a:prstGeom prst="rect">
                            <a:avLst/>
                          </a:prstGeom>
                          <a:solidFill>
                            <a:prstClr val="white"/>
                          </a:solidFill>
                          <a:ln>
                            <a:noFill/>
                          </a:ln>
                          <a:effectLst/>
                        </wps:spPr>
                        <wps:txbx>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852E7DB" id="Group 30" o:spid="_x0000_s1038" style="width:441pt;height:539.15pt;mso-position-horizontal-relative:char;mso-position-vertical-relative:line" coordsize="5600700,68472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">
                <v:shape id="Picture 21" o:spid="_x0000_s1039" type="#_x0000_t75" style="position:absolute;width:5486400;height:5486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qh&#10;YQLCAAAA2wAAAA8AAABkcnMvZG93bnJldi54bWxEj9FqAjEURN8L/kO4Qt9qVgtVVqOIINaHCup+&#10;wGVz3axubpZN6sZ+fSMU+jjMzBlmsYq2EXfqfO1YwXiUgSAuna65UlCct28zED4ga2wck4IHeVgt&#10;By8LzLXr+Uj3U6hEgrDPUYEJoc2l9KUhi37kWuLkXVxnMSTZVVJ32Ce4beQkyz6kxZrTgsGWNobK&#10;2+nbKvjqJXsTiuowxd21KfbvPzHulHodxvUcRKAY/sN/7U+tYDKG55f0A+Ty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oWECwgAAANsAAAAPAAAAAAAAAAAAAAAAAJwCAABk&#10;cnMvZG93bnJldi54bWxQSwUGAAAAAAQABAD3AAAAiwMAAAAA&#10;">
                  <v:imagedata r:id="rId17" o:title=""/>
                  <v:path arrowok="t"/>
                </v:shape>
                <v:shape id="Text Box 19" o:spid="_x0000_s1040" type="#_x0000_t202" style="position:absolute;top:5532775;width:5600700;height:1314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SzJbwwAA&#10;ANsAAAAPAAAAZHJzL2Rvd25yZXYueG1sRE9NawIxEL0L/Q9hCl5Es21FdDWKSIW2F+nWi7dhM27W&#10;biZLktXtv28KBW/zeJ+z2vS2EVfyoXas4GmSgSAuna65UnD82o/nIEJE1tg4JgU/FGCzfhisMNfu&#10;xp90LWIlUgiHHBWYGNtcylAashgmriVO3Nl5izFBX0nt8ZbCbSOfs2wmLdacGgy2tDNUfhedVXCY&#10;ng5m1J1fP7bTF/9+7HazS1UoNXzst0sQkfp4F/+733Sav4C/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SzJbwwAAANsAAAAPAAAAAAAAAAAAAAAAAJcCAABkcnMvZG93&#10;bnJldi54bWxQSwUGAAAAAAQABAD1AAAAhwMAAAAA&#10;" stroked="f">
                  <v:textbox style="mso-fit-shape-to-text:t" inset="0,0,0,0">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v:textbox>
                </v:shape>
                <w10:anchorlock/>
              </v:group>
            </w:pict>
          </mc:Fallback>
        </mc:AlternateContent>
      </w:r>
      <w:r w:rsidR="003A2AA2">
        <w:rPr>
          <w:rFonts w:ascii="Arial" w:hAnsi="Arial" w:cs="Arial"/>
        </w:rPr>
        <w:t xml:space="preserve"> </w:t>
      </w:r>
    </w:p>
    <w:p w14:paraId="64619FE8" w14:textId="77777777" w:rsidR="00BA6360" w:rsidRDefault="00BA6360" w:rsidP="00920CEB">
      <w:pPr>
        <w:spacing w:line="254" w:lineRule="auto"/>
        <w:jc w:val="center"/>
        <w:rPr>
          <w:rFonts w:ascii="Arial" w:hAnsi="Arial" w:cs="Arial"/>
        </w:rPr>
      </w:pPr>
      <w:r>
        <w:rPr>
          <w:rFonts w:ascii="Arial" w:hAnsi="Arial" w:cs="Arial"/>
          <w:noProof/>
          <w:lang w:eastAsia="ja-JP"/>
        </w:rPr>
        <w:lastRenderedPageBreak/>
        <mc:AlternateContent>
          <mc:Choice Requires="wpg">
            <w:drawing>
              <wp:inline distT="0" distB="0" distL="0" distR="0" wp14:anchorId="6BCCDF9B" wp14:editId="3CBE664A">
                <wp:extent cx="5486400" cy="6491605"/>
                <wp:effectExtent l="0" t="0" r="0" b="4445"/>
                <wp:docPr id="26" name="Group 26"/>
                <wp:cNvGraphicFramePr/>
                <a:graphic xmlns:a="http://schemas.openxmlformats.org/drawingml/2006/main">
                  <a:graphicData uri="http://schemas.microsoft.com/office/word/2010/wordprocessingGroup">
                    <wpg:wgp>
                      <wpg:cNvGrpSpPr/>
                      <wpg:grpSpPr>
                        <a:xfrm>
                          <a:off x="0" y="0"/>
                          <a:ext cx="5486400" cy="6491605"/>
                          <a:chOff x="0" y="0"/>
                          <a:chExt cx="5486400" cy="6491605"/>
                        </a:xfrm>
                      </wpg:grpSpPr>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25" name="Text Box 25"/>
                        <wps:cNvSpPr txBox="1"/>
                        <wps:spPr>
                          <a:xfrm>
                            <a:off x="0" y="5571490"/>
                            <a:ext cx="5486400" cy="920115"/>
                          </a:xfrm>
                          <a:prstGeom prst="rect">
                            <a:avLst/>
                          </a:prstGeom>
                          <a:solidFill>
                            <a:prstClr val="white"/>
                          </a:solidFill>
                          <a:ln>
                            <a:noFill/>
                          </a:ln>
                          <a:effectLst/>
                        </wps:spPr>
                        <wps:txbx>
                          <w:txbxContent>
                            <w:p w14:paraId="19DF6DB9" w14:textId="1A4D8BB4"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BCCDF9B" id="Group 26" o:spid="_x0000_s1041" style="width:6in;height:511.15pt;mso-position-horizontal-relative:char;mso-position-vertical-relative:line" coordsize="5486400,64916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">
                <v:shape id="Picture 12" o:spid="_x0000_s1042" type="#_x0000_t75" style="position:absolute;width:5486400;height:5486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sG&#10;U6PBAAAA2wAAAA8AAABkcnMvZG93bnJldi54bWxET01rAjEQvRf6H8IUvNVsPYhsjSIWQUGRuvY+&#10;bsbdxc1kSaJZ/fWmUOhtHu9zpvPetOJGzjeWFXwMMxDEpdUNVwqOxep9AsIHZI2tZVJwJw/z2evL&#10;FHNtI3/T7RAqkULY56igDqHLpfRlTQb90HbEiTtbZzAk6CqpHcYUblo5yrKxNNhwaqixo2VN5eVw&#10;NQqqTdxPNvG6Xft4eiz2ttj9uC+lBm/94hNEoD78i//ca53mj+D3l3SAnD0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sGU6PBAAAA2wAAAA8AAAAAAAAAAAAAAAAAnAIAAGRy&#10;cy9kb3ducmV2LnhtbFBLBQYAAAAABAAEAPcAAACKAwAAAAA=&#10;">
                  <v:imagedata r:id="rId19" o:title=""/>
                  <v:path arrowok="t"/>
                </v:shape>
                <v:shape id="Text Box 25" o:spid="_x0000_s1043" type="#_x0000_t202" style="position:absolute;top:5571490;width:5486400;height:920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avLjxgAA&#10;ANsAAAAPAAAAZHJzL2Rvd25yZXYueG1sRI9BawIxFITvQv9DeAUvotlaK7IaRaRC24t068XbY/Pc&#10;rG5eliSr23/fFAo9DjPzDbPa9LYRN/KhdqzgaZKBIC6drrlScPzajxcgQkTW2DgmBd8UYLN+GKww&#10;1+7On3QrYiUShEOOCkyMbS5lKA1ZDBPXEifv7LzFmKSvpPZ4T3DbyGmWzaXFmtOCwZZ2hspr0VkF&#10;h9npYEbd+fVjO3v278duN79UhVLDx367BBGpj//hv/abVjB9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IavLjxgAAANsAAAAPAAAAAAAAAAAAAAAAAJcCAABkcnMv&#10;ZG93bnJldi54bWxQSwUGAAAAAAQABAD1AAAAigMAAAAA&#10;" stroked="f">
                  <v:textbox style="mso-fit-shape-to-text:t" inset="0,0,0,0">
                    <w:txbxContent>
                      <w:p w14:paraId="19DF6DB9" w14:textId="1A4D8BB4"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v:textbox>
                </v:shape>
                <w10:anchorlock/>
              </v:group>
            </w:pict>
          </mc:Fallback>
        </mc:AlternateContent>
      </w:r>
    </w:p>
    <w:p w14:paraId="12DA5CEB" w14:textId="714B413A" w:rsidR="00BA6360" w:rsidRDefault="00BA6360" w:rsidP="00920CEB">
      <w:pPr>
        <w:spacing w:line="254" w:lineRule="auto"/>
        <w:jc w:val="center"/>
        <w:rPr>
          <w:rFonts w:ascii="Arial" w:hAnsi="Arial" w:cs="Arial"/>
        </w:rPr>
      </w:pPr>
      <w:r>
        <w:rPr>
          <w:rFonts w:ascii="Arial" w:hAnsi="Arial" w:cs="Arial"/>
          <w:noProof/>
          <w:lang w:eastAsia="ja-JP"/>
        </w:rPr>
        <w:lastRenderedPageBreak/>
        <mc:AlternateContent>
          <mc:Choice Requires="wpg">
            <w:drawing>
              <wp:inline distT="0" distB="0" distL="0" distR="0" wp14:anchorId="6F1251DE" wp14:editId="2CDB9EF8">
                <wp:extent cx="5486400" cy="6134791"/>
                <wp:effectExtent l="0" t="0" r="0" b="0"/>
                <wp:docPr id="28" name="Group 28"/>
                <wp:cNvGraphicFramePr/>
                <a:graphic xmlns:a="http://schemas.openxmlformats.org/drawingml/2006/main">
                  <a:graphicData uri="http://schemas.microsoft.com/office/word/2010/wordprocessingGroup">
                    <wpg:wgp>
                      <wpg:cNvGrpSpPr/>
                      <wpg:grpSpPr>
                        <a:xfrm>
                          <a:off x="0" y="0"/>
                          <a:ext cx="5486400" cy="6134791"/>
                          <a:chOff x="0" y="0"/>
                          <a:chExt cx="5486400" cy="6134864"/>
                        </a:xfrm>
                      </wpg:grpSpPr>
                      <wps:wsp>
                        <wps:cNvPr id="27" name="Text Box 27"/>
                        <wps:cNvSpPr txBox="1"/>
                        <wps:spPr>
                          <a:xfrm>
                            <a:off x="7749" y="5477631"/>
                            <a:ext cx="5470525" cy="657233"/>
                          </a:xfrm>
                          <a:prstGeom prst="rect">
                            <a:avLst/>
                          </a:prstGeom>
                          <a:solidFill>
                            <a:prstClr val="white"/>
                          </a:solidFill>
                          <a:ln>
                            <a:noFill/>
                          </a:ln>
                          <a:effectLst/>
                        </wps:spPr>
                        <wps:txbx>
                          <w:txbxContent>
                            <w:p w14:paraId="4E8E4FC5" w14:textId="049F4615"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sidR="00746DC6">
                                <w:rPr>
                                  <w:rFonts w:ascii="Arial" w:hAnsi="Arial"/>
                                  <w:b/>
                                </w:rPr>
                                <w:t>Degrees above a non-stressed reference at noon from October 9 to October 16</w:t>
                              </w:r>
                            </w:p>
                            <w:p w14:paraId="44970944" w14:textId="5C82F5AD" w:rsidR="00BA6360" w:rsidRPr="00746DC6" w:rsidRDefault="00746DC6"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Canopy temperature (</w:t>
                              </w:r>
                              <w:r>
                                <w:rPr>
                                  <w:rFonts w:ascii="Arial" w:hAnsi="Arial"/>
                                  <w:color w:val="44546A" w:themeColor="text2"/>
                                  <w:sz w:val="18"/>
                                  <w:szCs w:val="18"/>
                                  <w:vertAlign w:val="superscript"/>
                                </w:rPr>
                                <w:t>o</w:t>
                              </w:r>
                              <w:r>
                                <w:rPr>
                                  <w:rFonts w:ascii="Arial" w:hAnsi="Arial"/>
                                  <w:color w:val="44546A" w:themeColor="text2"/>
                                  <w:sz w:val="18"/>
                                  <w:szCs w:val="18"/>
                                </w:rPr>
                                <w:t>C) was normalized to the high irrigation and optimum nitrogen reference. Nitrogen treatment is shown by group and outline color and irrigation is shown by fill. Both deficient and excessive nitrogen groups have warmer canopies than those receiving optimum nitrogen. However, high irrigation seems to compensate for deficient nitrogen.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6F1251DE" id="Group 28" o:spid="_x0000_s1044" style="width:6in;height:483.05pt;mso-position-horizontal-relative:char;mso-position-vertical-relative:line" coordsize="5486400,61348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">
                <v:shape id="Text Box 27" o:spid="_x0000_s1045" type="#_x0000_t202" style="position:absolute;left:7749;top:5477631;width:5470525;height:6572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9MkPxgAA&#10;ANsAAAAPAAAAZHJzL2Rvd25yZXYueG1sRI9BawIxFITvQv9DeAUvotlasbIaRaRC24t068XbY/Pc&#10;rG5eliSr23/fFAo9DjPzDbPa9LYRN/KhdqzgaZKBIC6drrlScPzajxcgQkTW2DgmBd8UYLN+GKww&#10;1+7On3QrYiUShEOOCkyMbS5lKA1ZDBPXEifv7LzFmKSvpPZ4T3DbyGmWzaXFmtOCwZZ2hspr0VkF&#10;h9npYEbd+fVjO3v278duN79UhVLDx367BBGpj//hv/abVjB9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9MkPxgAAANsAAAAPAAAAAAAAAAAAAAAAAJcCAABkcnMv&#10;ZG93bnJldi54bWxQSwUGAAAAAAQABAD1AAAAigMAAAAA&#10;" stroked="f">
                  <v:textbox style="mso-fit-shape-to-text:t" inset="0,0,0,0">
                    <w:txbxContent>
                      <w:p w14:paraId="4E8E4FC5" w14:textId="049F4615"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sidR="00746DC6">
                          <w:rPr>
                            <w:rFonts w:ascii="Arial" w:hAnsi="Arial"/>
                            <w:b/>
                          </w:rPr>
                          <w:t>Degrees above a non-stressed reference at noon from October 9 to October 16</w:t>
                        </w:r>
                      </w:p>
                      <w:p w14:paraId="44970944" w14:textId="5C82F5AD" w:rsidR="00BA6360" w:rsidRPr="00746DC6" w:rsidRDefault="00746DC6"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Canopy temperature (</w:t>
                        </w:r>
                        <w:proofErr w:type="spellStart"/>
                        <w:r>
                          <w:rPr>
                            <w:rFonts w:ascii="Arial" w:hAnsi="Arial"/>
                            <w:color w:val="44546A" w:themeColor="text2"/>
                            <w:sz w:val="18"/>
                            <w:szCs w:val="18"/>
                            <w:vertAlign w:val="superscript"/>
                          </w:rPr>
                          <w:t>o</w:t>
                        </w:r>
                        <w:r>
                          <w:rPr>
                            <w:rFonts w:ascii="Arial" w:hAnsi="Arial"/>
                            <w:color w:val="44546A" w:themeColor="text2"/>
                            <w:sz w:val="18"/>
                            <w:szCs w:val="18"/>
                          </w:rPr>
                          <w:t>C</w:t>
                        </w:r>
                        <w:proofErr w:type="spellEnd"/>
                        <w:r>
                          <w:rPr>
                            <w:rFonts w:ascii="Arial" w:hAnsi="Arial"/>
                            <w:color w:val="44546A" w:themeColor="text2"/>
                            <w:sz w:val="18"/>
                            <w:szCs w:val="18"/>
                          </w:rPr>
                          <w:t>) was normalized to the high irrigation and optimum nitrogen reference. Nitrogen treatment is shown by group and outline color and irrigation is shown by fill. Both deficient and excessive nitrogen groups have warmer canopies than those receiving optimum nitrogen. However, high irrigation seems to compensate for deficient nitrogen.</w:t>
                        </w:r>
                      </w:p>
                    </w:txbxContent>
                  </v:textbox>
                </v:shape>
                <v:shape id="Picture 14" o:spid="_x0000_s1046" type="#_x0000_t75" style="position:absolute;width:5486400;height:5486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P7&#10;YffBAAAA2wAAAA8AAABkcnMvZG93bnJldi54bWxET0tqwzAQ3QdyBzGFbkIjJ9StcSKbYAhkVYjb&#10;A0ytiW1qjRxL/vT2VaHQ3Tzed475Yjox0eBaywp22wgEcWV1y7WCj/fzUwLCeWSNnWVS8E0O8my9&#10;OmKq7cxXmkpfixDCLkUFjfd9KqWrGjLotrYnDtzNDgZ9gEMt9YBzCDed3EfRizTYcmhosKeioeqr&#10;HI2CeNq8dZ/V6HRxTZJCvk73+CKVenxYTgcQnhb/L/5zX3SY/wy/v4QDZPY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P7YffBAAAA2wAAAA8AAAAAAAAAAAAAAAAAnAIAAGRy&#10;cy9kb3ducmV2LnhtbFBLBQYAAAAABAAEAPcAAACKAwAAAAA=&#10;">
                  <v:imagedata r:id="rId21" o:title=""/>
                  <v:path arrowok="t"/>
                </v:shape>
                <w10:anchorlock/>
              </v:group>
            </w:pict>
          </mc:Fallback>
        </mc:AlternateContent>
      </w:r>
    </w:p>
    <w:p w14:paraId="3EBC4A6B" w14:textId="77777777" w:rsidR="00751809" w:rsidRDefault="00751809">
      <w:pPr>
        <w:rPr>
          <w:rFonts w:ascii="Arial" w:hAnsi="Arial" w:cs="Arial"/>
        </w:rPr>
      </w:pPr>
      <w:r>
        <w:rPr>
          <w:rFonts w:ascii="Arial" w:hAnsi="Arial" w:cs="Arial"/>
        </w:rPr>
        <w:br w:type="page"/>
      </w:r>
    </w:p>
    <w:p w14:paraId="3DDEBE4D" w14:textId="2C3D1786" w:rsidR="00920CEB" w:rsidRDefault="00A6385F" w:rsidP="007E7B71">
      <w:pPr>
        <w:spacing w:line="254" w:lineRule="auto"/>
        <w:jc w:val="center"/>
        <w:outlineLvl w:val="0"/>
        <w:rPr>
          <w:rFonts w:ascii="Arial" w:hAnsi="Arial" w:cs="Arial"/>
        </w:rPr>
      </w:pPr>
      <w:r>
        <w:rPr>
          <w:rFonts w:ascii="Arial" w:hAnsi="Arial" w:cs="Arial"/>
        </w:rPr>
        <w:lastRenderedPageBreak/>
        <w:t>REFERENCE</w:t>
      </w:r>
      <w:r w:rsidR="00100926" w:rsidRPr="00100926">
        <w:rPr>
          <w:rFonts w:ascii="Arial" w:hAnsi="Arial" w:cs="Arial"/>
        </w:rPr>
        <w:t>S</w:t>
      </w:r>
    </w:p>
    <w:p w14:paraId="5FAD7134" w14:textId="459D7400"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sidRPr="001A377F">
        <w:rPr>
          <w:rFonts w:ascii="Arial" w:eastAsia="Times New Roman" w:hAnsi="Arial" w:cs="Arial"/>
          <w:color w:val="000000"/>
        </w:rPr>
        <w:tab/>
        <w:t xml:space="preserve">Vörösmarty, C. J., Green, P., Salisbury, J. &amp; Lammers, R. B. Global water resources: vulnerability from climate change and population growth. </w:t>
      </w:r>
      <w:r w:rsidRPr="001A377F">
        <w:rPr>
          <w:rFonts w:ascii="Arial" w:eastAsia="Times New Roman" w:hAnsi="Arial" w:cs="Arial"/>
          <w:i/>
          <w:iCs/>
          <w:color w:val="000000"/>
        </w:rPr>
        <w:t>Science</w:t>
      </w:r>
      <w:r w:rsidRPr="001A377F">
        <w:rPr>
          <w:rFonts w:ascii="Arial" w:eastAsia="Times New Roman" w:hAnsi="Arial" w:cs="Arial"/>
          <w:color w:val="000000"/>
        </w:rPr>
        <w:t xml:space="preserve"> </w:t>
      </w:r>
      <w:r w:rsidRPr="001A377F">
        <w:rPr>
          <w:rFonts w:ascii="Arial" w:eastAsia="Times New Roman" w:hAnsi="Arial" w:cs="Arial"/>
          <w:b/>
          <w:bCs/>
          <w:color w:val="000000"/>
        </w:rPr>
        <w:t>289,</w:t>
      </w:r>
      <w:r w:rsidRPr="001A377F">
        <w:rPr>
          <w:rFonts w:ascii="Arial" w:eastAsia="Times New Roman" w:hAnsi="Arial" w:cs="Arial"/>
          <w:color w:val="000000"/>
        </w:rPr>
        <w:t xml:space="preserve"> 284–8 (2000).</w:t>
      </w:r>
    </w:p>
    <w:p w14:paraId="1BDCC391"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2.</w:t>
      </w:r>
      <w:r w:rsidRPr="001A377F">
        <w:rPr>
          <w:rFonts w:ascii="Arial" w:eastAsia="Times New Roman" w:hAnsi="Arial" w:cs="Arial"/>
          <w:color w:val="000000"/>
        </w:rPr>
        <w:tab/>
        <w:t xml:space="preserve">Haque, M. M., Egodawatta, P., Rahman, A. &amp; Goonetilleke, A. Assessing the significance of climate and community factors on urban water demand. </w:t>
      </w:r>
      <w:r w:rsidRPr="001A377F">
        <w:rPr>
          <w:rFonts w:ascii="Arial" w:eastAsia="Times New Roman" w:hAnsi="Arial" w:cs="Arial"/>
          <w:i/>
          <w:iCs/>
          <w:color w:val="000000"/>
        </w:rPr>
        <w:t>Int. J. Sustain. Built Environ.</w:t>
      </w:r>
      <w:r w:rsidRPr="001A377F">
        <w:rPr>
          <w:rFonts w:ascii="Arial" w:eastAsia="Times New Roman" w:hAnsi="Arial" w:cs="Arial"/>
          <w:color w:val="000000"/>
        </w:rPr>
        <w:t xml:space="preserve"> </w:t>
      </w:r>
      <w:r w:rsidRPr="001A377F">
        <w:rPr>
          <w:rFonts w:ascii="Arial" w:eastAsia="Times New Roman" w:hAnsi="Arial" w:cs="Arial"/>
          <w:b/>
          <w:bCs/>
          <w:color w:val="000000"/>
        </w:rPr>
        <w:t>4,</w:t>
      </w:r>
      <w:r w:rsidRPr="001A377F">
        <w:rPr>
          <w:rFonts w:ascii="Arial" w:eastAsia="Times New Roman" w:hAnsi="Arial" w:cs="Arial"/>
          <w:color w:val="000000"/>
        </w:rPr>
        <w:t xml:space="preserve"> 222–230 (2015).</w:t>
      </w:r>
    </w:p>
    <w:p w14:paraId="7F4745D3"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3.</w:t>
      </w:r>
      <w:r w:rsidRPr="001A377F">
        <w:rPr>
          <w:rFonts w:ascii="Arial" w:eastAsia="Times New Roman" w:hAnsi="Arial" w:cs="Arial"/>
          <w:color w:val="000000"/>
        </w:rPr>
        <w:tab/>
        <w:t xml:space="preserve">Rost, S. </w:t>
      </w:r>
      <w:r w:rsidRPr="001A377F">
        <w:rPr>
          <w:rFonts w:ascii="Arial" w:eastAsia="Times New Roman" w:hAnsi="Arial" w:cs="Arial"/>
          <w:i/>
          <w:iCs/>
          <w:color w:val="000000"/>
        </w:rPr>
        <w:t>et al.</w:t>
      </w:r>
      <w:r w:rsidRPr="001A377F">
        <w:rPr>
          <w:rFonts w:ascii="Arial" w:eastAsia="Times New Roman" w:hAnsi="Arial" w:cs="Arial"/>
          <w:color w:val="000000"/>
        </w:rPr>
        <w:t xml:space="preserve"> Agricultural green and blue water consumption and its influence on the global water system. </w:t>
      </w:r>
      <w:r w:rsidRPr="001A377F">
        <w:rPr>
          <w:rFonts w:ascii="Arial" w:eastAsia="Times New Roman" w:hAnsi="Arial" w:cs="Arial"/>
          <w:i/>
          <w:iCs/>
          <w:color w:val="000000"/>
        </w:rPr>
        <w:t>Water Resour. Res.</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(2008).</w:t>
      </w:r>
    </w:p>
    <w:p w14:paraId="6C4E99AC" w14:textId="004D3F0A"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4.</w:t>
      </w:r>
      <w:r w:rsidRPr="001A377F">
        <w:rPr>
          <w:rFonts w:ascii="Arial" w:eastAsia="Times New Roman" w:hAnsi="Arial" w:cs="Arial"/>
          <w:color w:val="000000"/>
        </w:rPr>
        <w:tab/>
      </w:r>
      <w:r w:rsidR="00C86DF8">
        <w:rPr>
          <w:rFonts w:ascii="Arial" w:eastAsia="Times New Roman" w:hAnsi="Arial" w:cs="Arial"/>
          <w:color w:val="000000"/>
        </w:rPr>
        <w:t xml:space="preserve">Heberger, M., Cooley H., Gleick, P. </w:t>
      </w:r>
      <w:r w:rsidRPr="001A377F">
        <w:rPr>
          <w:rFonts w:ascii="Arial" w:eastAsia="Times New Roman" w:hAnsi="Arial" w:cs="Arial"/>
          <w:color w:val="000000"/>
        </w:rPr>
        <w:t>Urban Water Conservation and Efficiency Potential in California. (2014).</w:t>
      </w:r>
    </w:p>
    <w:p w14:paraId="1E6A5C97"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5.</w:t>
      </w:r>
      <w:r w:rsidRPr="001A377F">
        <w:rPr>
          <w:rFonts w:ascii="Arial" w:eastAsia="Times New Roman" w:hAnsi="Arial" w:cs="Arial"/>
          <w:color w:val="000000"/>
        </w:rPr>
        <w:tab/>
        <w:t xml:space="preserve">St., R. </w:t>
      </w:r>
      <w:r w:rsidRPr="001A377F">
        <w:rPr>
          <w:rFonts w:ascii="Arial" w:eastAsia="Times New Roman" w:hAnsi="Arial" w:cs="Arial"/>
          <w:i/>
          <w:iCs/>
          <w:color w:val="000000"/>
        </w:rPr>
        <w:t>et al.</w:t>
      </w:r>
      <w:r w:rsidRPr="001A377F">
        <w:rPr>
          <w:rFonts w:ascii="Arial" w:eastAsia="Times New Roman" w:hAnsi="Arial" w:cs="Arial"/>
          <w:color w:val="000000"/>
        </w:rPr>
        <w:t xml:space="preserve"> </w:t>
      </w:r>
      <w:r w:rsidRPr="001A377F">
        <w:rPr>
          <w:rFonts w:ascii="Arial" w:eastAsia="Times New Roman" w:hAnsi="Arial" w:cs="Arial"/>
          <w:iCs/>
          <w:color w:val="000000"/>
        </w:rPr>
        <w:t>Efficient Water Use in Residential Urban Landscapes</w:t>
      </w:r>
      <w:r w:rsidRPr="001A377F">
        <w:rPr>
          <w:rFonts w:ascii="Arial" w:eastAsia="Times New Roman" w:hAnsi="Arial" w:cs="Arial"/>
          <w:color w:val="000000"/>
        </w:rPr>
        <w:t xml:space="preserve">. </w:t>
      </w:r>
      <w:r w:rsidRPr="001A377F">
        <w:rPr>
          <w:rFonts w:ascii="Arial" w:eastAsia="Times New Roman" w:hAnsi="Arial" w:cs="Arial"/>
          <w:i/>
          <w:iCs/>
          <w:color w:val="000000"/>
        </w:rPr>
        <w:t>HortScience</w:t>
      </w:r>
      <w:r w:rsidRPr="001A377F">
        <w:rPr>
          <w:rFonts w:ascii="Arial" w:eastAsia="Times New Roman" w:hAnsi="Arial" w:cs="Arial"/>
          <w:color w:val="000000"/>
        </w:rPr>
        <w:t xml:space="preserve"> </w:t>
      </w:r>
      <w:r w:rsidRPr="001A377F">
        <w:rPr>
          <w:rFonts w:ascii="Arial" w:eastAsia="Times New Roman" w:hAnsi="Arial" w:cs="Arial"/>
          <w:b/>
          <w:bCs/>
          <w:color w:val="000000"/>
        </w:rPr>
        <w:t>43,</w:t>
      </w:r>
      <w:r w:rsidRPr="001A377F">
        <w:rPr>
          <w:rFonts w:ascii="Arial" w:eastAsia="Times New Roman" w:hAnsi="Arial" w:cs="Arial"/>
          <w:color w:val="000000"/>
        </w:rPr>
        <w:t xml:space="preserve"> (The Society, 2008).</w:t>
      </w:r>
    </w:p>
    <w:p w14:paraId="40A7509F" w14:textId="7E89C9E1"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6</w:t>
      </w:r>
      <w:r w:rsidRPr="001A377F">
        <w:rPr>
          <w:rFonts w:ascii="Arial" w:eastAsia="Times New Roman" w:hAnsi="Arial" w:cs="Arial"/>
          <w:color w:val="000000"/>
        </w:rPr>
        <w:t>.</w:t>
      </w:r>
      <w:r w:rsidRPr="001A377F">
        <w:rPr>
          <w:rFonts w:ascii="Arial" w:eastAsia="Times New Roman" w:hAnsi="Arial" w:cs="Arial"/>
          <w:color w:val="000000"/>
        </w:rPr>
        <w:tab/>
        <w:t xml:space="preserve">Endter-Wada, J., Kurtzman, J., Keenan, S. P., Kjelgren, R. K. &amp; Neale, C. M. U. Situational Waste in Landscape Watering: Residential and Business Water Use in an Urban Utah Community </w:t>
      </w:r>
      <w:r w:rsidRPr="001A377F">
        <w:rPr>
          <w:rFonts w:ascii="Arial" w:eastAsia="Times New Roman" w:hAnsi="Arial" w:cs="Arial"/>
          <w:color w:val="000000"/>
          <w:sz w:val="13"/>
          <w:szCs w:val="13"/>
          <w:vertAlign w:val="superscript"/>
        </w:rPr>
        <w:t>1</w:t>
      </w:r>
      <w:r w:rsidRPr="001A377F">
        <w:rPr>
          <w:rFonts w:ascii="Arial" w:eastAsia="Times New Roman" w:hAnsi="Arial" w:cs="Arial"/>
          <w:color w:val="000000"/>
        </w:rPr>
        <w:t xml:space="preserve">. </w:t>
      </w:r>
      <w:r w:rsidRPr="001A377F">
        <w:rPr>
          <w:rFonts w:ascii="Arial" w:eastAsia="Times New Roman" w:hAnsi="Arial" w:cs="Arial"/>
          <w:i/>
          <w:iCs/>
          <w:color w:val="000000"/>
        </w:rPr>
        <w:t>JAWRA J. Am. Water Resour. Assoc.</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902–920 (2008).</w:t>
      </w:r>
    </w:p>
    <w:p w14:paraId="6DCCB282" w14:textId="733AEEA4"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7</w:t>
      </w:r>
      <w:r w:rsidRPr="001A377F">
        <w:rPr>
          <w:rFonts w:ascii="Arial" w:eastAsia="Times New Roman" w:hAnsi="Arial" w:cs="Arial"/>
          <w:color w:val="000000"/>
        </w:rPr>
        <w:t>.</w:t>
      </w:r>
      <w:r w:rsidRPr="001A377F">
        <w:rPr>
          <w:rFonts w:ascii="Arial" w:eastAsia="Times New Roman" w:hAnsi="Arial" w:cs="Arial"/>
          <w:color w:val="000000"/>
        </w:rPr>
        <w:tab/>
        <w:t xml:space="preserve">Bilgili, U. &amp; Acikgoz, E. Year-Round Nitrogen Fertilization Effects on Growth and Quality of Sports Turf Mixtures. </w:t>
      </w:r>
      <w:r w:rsidRPr="001A377F">
        <w:rPr>
          <w:rFonts w:ascii="Arial" w:eastAsia="Times New Roman" w:hAnsi="Arial" w:cs="Arial"/>
          <w:i/>
          <w:iCs/>
          <w:color w:val="000000"/>
        </w:rPr>
        <w:t>J. Plant Nutr.</w:t>
      </w:r>
      <w:r w:rsidRPr="001A377F">
        <w:rPr>
          <w:rFonts w:ascii="Arial" w:eastAsia="Times New Roman" w:hAnsi="Arial" w:cs="Arial"/>
          <w:color w:val="000000"/>
        </w:rPr>
        <w:t xml:space="preserve"> </w:t>
      </w:r>
      <w:r w:rsidRPr="001A377F">
        <w:rPr>
          <w:rFonts w:ascii="Arial" w:eastAsia="Times New Roman" w:hAnsi="Arial" w:cs="Arial"/>
          <w:b/>
          <w:bCs/>
          <w:color w:val="000000"/>
        </w:rPr>
        <w:t>28,</w:t>
      </w:r>
      <w:r w:rsidRPr="001A377F">
        <w:rPr>
          <w:rFonts w:ascii="Arial" w:eastAsia="Times New Roman" w:hAnsi="Arial" w:cs="Arial"/>
          <w:color w:val="000000"/>
        </w:rPr>
        <w:t xml:space="preserve"> 299–307 (2005).</w:t>
      </w:r>
    </w:p>
    <w:p w14:paraId="60E921C1" w14:textId="14EC5A07"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8</w:t>
      </w:r>
      <w:r w:rsidRPr="001A377F">
        <w:rPr>
          <w:rFonts w:ascii="Arial" w:eastAsia="Times New Roman" w:hAnsi="Arial" w:cs="Arial"/>
          <w:color w:val="000000"/>
        </w:rPr>
        <w:t>.</w:t>
      </w:r>
      <w:r w:rsidRPr="001A377F">
        <w:rPr>
          <w:rFonts w:ascii="Arial" w:eastAsia="Times New Roman" w:hAnsi="Arial" w:cs="Arial"/>
          <w:color w:val="000000"/>
        </w:rPr>
        <w:tab/>
        <w:t xml:space="preserve">Carroll, D. A., Hansen, N. C., Hopkins, B. G. &amp; DeJonge, K. C. Leaf temperature of maize and Crop Water Stress Index with variable irrigation and nitrogen supply. </w:t>
      </w:r>
      <w:r w:rsidRPr="001A377F">
        <w:rPr>
          <w:rFonts w:ascii="Arial" w:eastAsia="Times New Roman" w:hAnsi="Arial" w:cs="Arial"/>
          <w:i/>
          <w:iCs/>
          <w:color w:val="000000"/>
        </w:rPr>
        <w:t>Irrig. Sci.</w:t>
      </w:r>
      <w:r w:rsidRPr="001A377F">
        <w:rPr>
          <w:rFonts w:ascii="Arial" w:eastAsia="Times New Roman" w:hAnsi="Arial" w:cs="Arial"/>
          <w:color w:val="000000"/>
        </w:rPr>
        <w:t xml:space="preserve"> </w:t>
      </w:r>
      <w:r w:rsidRPr="001A377F">
        <w:rPr>
          <w:rFonts w:ascii="Arial" w:eastAsia="Times New Roman" w:hAnsi="Arial" w:cs="Arial"/>
          <w:b/>
          <w:bCs/>
          <w:color w:val="000000"/>
        </w:rPr>
        <w:t>35,</w:t>
      </w:r>
      <w:r w:rsidRPr="001A377F">
        <w:rPr>
          <w:rFonts w:ascii="Arial" w:eastAsia="Times New Roman" w:hAnsi="Arial" w:cs="Arial"/>
          <w:color w:val="000000"/>
        </w:rPr>
        <w:t xml:space="preserve"> 549–560 (2017).</w:t>
      </w:r>
    </w:p>
    <w:p w14:paraId="6AC0E51E" w14:textId="0F8D6D95"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9</w:t>
      </w:r>
      <w:r w:rsidRPr="001A377F">
        <w:rPr>
          <w:rFonts w:ascii="Arial" w:eastAsia="Times New Roman" w:hAnsi="Arial" w:cs="Arial"/>
          <w:color w:val="000000"/>
        </w:rPr>
        <w:t>.</w:t>
      </w:r>
      <w:r w:rsidRPr="001A377F">
        <w:rPr>
          <w:rFonts w:ascii="Arial" w:eastAsia="Times New Roman" w:hAnsi="Arial" w:cs="Arial"/>
          <w:color w:val="000000"/>
        </w:rPr>
        <w:tab/>
        <w:t xml:space="preserve">Cabrera-Bosquet, L. </w:t>
      </w:r>
      <w:r w:rsidRPr="001A377F">
        <w:rPr>
          <w:rFonts w:ascii="Arial" w:eastAsia="Times New Roman" w:hAnsi="Arial" w:cs="Arial"/>
          <w:i/>
          <w:iCs/>
          <w:color w:val="000000"/>
        </w:rPr>
        <w:t>et al.</w:t>
      </w:r>
      <w:r w:rsidRPr="001A377F">
        <w:rPr>
          <w:rFonts w:ascii="Arial" w:eastAsia="Times New Roman" w:hAnsi="Arial" w:cs="Arial"/>
          <w:color w:val="000000"/>
        </w:rPr>
        <w:t xml:space="preserve"> NDVI as a potential tool for predicting biomass, plant nitrogen content and growth in wheat genotypes subjected to different water and nitrogen conditions. </w:t>
      </w:r>
      <w:r w:rsidRPr="001A377F">
        <w:rPr>
          <w:rFonts w:ascii="Arial" w:eastAsia="Times New Roman" w:hAnsi="Arial" w:cs="Arial"/>
          <w:i/>
          <w:iCs/>
          <w:color w:val="000000"/>
        </w:rPr>
        <w:t>Cereal Res. Commun.</w:t>
      </w:r>
      <w:r w:rsidRPr="001A377F">
        <w:rPr>
          <w:rFonts w:ascii="Arial" w:eastAsia="Times New Roman" w:hAnsi="Arial" w:cs="Arial"/>
          <w:color w:val="000000"/>
        </w:rPr>
        <w:t xml:space="preserve"> </w:t>
      </w:r>
      <w:r w:rsidRPr="001A377F">
        <w:rPr>
          <w:rFonts w:ascii="Arial" w:eastAsia="Times New Roman" w:hAnsi="Arial" w:cs="Arial"/>
          <w:b/>
          <w:bCs/>
          <w:color w:val="000000"/>
        </w:rPr>
        <w:t>39,</w:t>
      </w:r>
      <w:r w:rsidRPr="001A377F">
        <w:rPr>
          <w:rFonts w:ascii="Arial" w:eastAsia="Times New Roman" w:hAnsi="Arial" w:cs="Arial"/>
          <w:color w:val="000000"/>
        </w:rPr>
        <w:t xml:space="preserve"> 147–159 (2011).</w:t>
      </w:r>
    </w:p>
    <w:p w14:paraId="0522A158" w14:textId="1B9395AF"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Pr>
          <w:rFonts w:ascii="Arial" w:eastAsia="Times New Roman" w:hAnsi="Arial" w:cs="Arial"/>
          <w:color w:val="000000"/>
        </w:rPr>
        <w:t>0</w:t>
      </w:r>
      <w:r w:rsidRPr="001A377F">
        <w:rPr>
          <w:rFonts w:ascii="Arial" w:eastAsia="Times New Roman" w:hAnsi="Arial" w:cs="Arial"/>
          <w:color w:val="000000"/>
        </w:rPr>
        <w:t>.</w:t>
      </w:r>
      <w:r w:rsidRPr="001A377F">
        <w:rPr>
          <w:rFonts w:ascii="Arial" w:eastAsia="Times New Roman" w:hAnsi="Arial" w:cs="Arial"/>
          <w:color w:val="000000"/>
        </w:rPr>
        <w:tab/>
        <w:t xml:space="preserve">Taghvaeian, S., Chávez, J., Hattendorf, M. &amp; Crookston, M. Optical and Thermal Remote Sensing of Turfgrass Quality, Water Stress, and Water Use under Different Soil and Irrigation Treatments. </w:t>
      </w:r>
      <w:r w:rsidRPr="001A377F">
        <w:rPr>
          <w:rFonts w:ascii="Arial" w:eastAsia="Times New Roman" w:hAnsi="Arial" w:cs="Arial"/>
          <w:i/>
          <w:iCs/>
          <w:color w:val="000000"/>
        </w:rPr>
        <w:t>Remote Sens.</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2327–2347 (2013).</w:t>
      </w:r>
    </w:p>
    <w:p w14:paraId="1C946099" w14:textId="0683F76D" w:rsidR="001A377F" w:rsidRDefault="001A377F" w:rsidP="001A377F">
      <w:pPr>
        <w:spacing w:line="240" w:lineRule="auto"/>
        <w:ind w:hanging="640"/>
        <w:rPr>
          <w:rFonts w:ascii="Arial" w:eastAsia="Times New Roman" w:hAnsi="Arial" w:cs="Arial"/>
          <w:color w:val="000000"/>
        </w:rPr>
      </w:pPr>
      <w:r>
        <w:rPr>
          <w:rFonts w:ascii="Arial" w:eastAsia="Times New Roman" w:hAnsi="Arial" w:cs="Arial"/>
          <w:color w:val="000000"/>
        </w:rPr>
        <w:t>11</w:t>
      </w:r>
      <w:r w:rsidRPr="001A377F">
        <w:rPr>
          <w:rFonts w:ascii="Arial" w:eastAsia="Times New Roman" w:hAnsi="Arial" w:cs="Arial"/>
          <w:color w:val="000000"/>
        </w:rPr>
        <w:t>.</w:t>
      </w:r>
      <w:r w:rsidRPr="001A377F">
        <w:rPr>
          <w:rFonts w:ascii="Arial" w:eastAsia="Times New Roman" w:hAnsi="Arial" w:cs="Arial"/>
          <w:color w:val="000000"/>
        </w:rPr>
        <w:tab/>
        <w:t xml:space="preserve">Piccolo, S. R. &amp; Frampton, M. B. Tools and techniques for computational reproducibility. </w:t>
      </w:r>
      <w:r w:rsidRPr="001A377F">
        <w:rPr>
          <w:rFonts w:ascii="Arial" w:eastAsia="Times New Roman" w:hAnsi="Arial" w:cs="Arial"/>
          <w:i/>
          <w:iCs/>
          <w:color w:val="000000"/>
        </w:rPr>
        <w:t>Gigascience</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30 (2016).</w:t>
      </w:r>
    </w:p>
    <w:p w14:paraId="3B6E0622" w14:textId="0E9C3B39" w:rsidR="00D55DC1" w:rsidRPr="00D55DC1" w:rsidRDefault="00D55DC1" w:rsidP="001A377F">
      <w:pPr>
        <w:spacing w:line="240" w:lineRule="auto"/>
        <w:ind w:hanging="640"/>
        <w:rPr>
          <w:rFonts w:ascii="Arial" w:eastAsia="Times New Roman" w:hAnsi="Arial" w:cs="Arial"/>
          <w:color w:val="000000"/>
        </w:rPr>
      </w:pPr>
      <w:r>
        <w:rPr>
          <w:rFonts w:ascii="Arial" w:eastAsia="Times New Roman" w:hAnsi="Arial" w:cs="Arial"/>
          <w:color w:val="000000"/>
        </w:rPr>
        <w:t xml:space="preserve">12. </w:t>
      </w:r>
      <w:r>
        <w:rPr>
          <w:rFonts w:ascii="Arial" w:eastAsia="Times New Roman" w:hAnsi="Arial" w:cs="Arial"/>
          <w:color w:val="000000"/>
        </w:rPr>
        <w:tab/>
        <w:t xml:space="preserve">Aronson, L., Gold, A. J., Hull, R. J., Cool-Season Turfgrass Responses to Drought Stress. </w:t>
      </w:r>
      <w:r>
        <w:rPr>
          <w:rFonts w:ascii="Arial" w:eastAsia="Times New Roman" w:hAnsi="Arial" w:cs="Arial"/>
          <w:i/>
          <w:color w:val="000000"/>
        </w:rPr>
        <w:t xml:space="preserve">Crop Science </w:t>
      </w:r>
      <w:r w:rsidRPr="00D55DC1">
        <w:rPr>
          <w:rFonts w:ascii="Arial" w:eastAsia="Times New Roman" w:hAnsi="Arial" w:cs="Arial"/>
          <w:b/>
          <w:color w:val="000000"/>
        </w:rPr>
        <w:t>27</w:t>
      </w:r>
      <w:r>
        <w:rPr>
          <w:rFonts w:ascii="Arial" w:eastAsia="Times New Roman" w:hAnsi="Arial" w:cs="Arial"/>
          <w:b/>
          <w:color w:val="000000"/>
        </w:rPr>
        <w:t xml:space="preserve">, </w:t>
      </w:r>
      <w:r w:rsidR="00C345B3">
        <w:rPr>
          <w:rFonts w:ascii="Arial" w:eastAsia="Times New Roman" w:hAnsi="Arial" w:cs="Arial"/>
          <w:color w:val="000000"/>
        </w:rPr>
        <w:t>1261-1266</w:t>
      </w:r>
      <w:r>
        <w:rPr>
          <w:rFonts w:ascii="Arial" w:eastAsia="Times New Roman" w:hAnsi="Arial" w:cs="Arial"/>
          <w:color w:val="000000"/>
        </w:rPr>
        <w:t xml:space="preserve"> (1987). </w:t>
      </w:r>
    </w:p>
    <w:p w14:paraId="22BAF7AB" w14:textId="4EFA33F6" w:rsidR="0064678A" w:rsidRDefault="00D55DC1" w:rsidP="00B80CB0">
      <w:pPr>
        <w:spacing w:line="240" w:lineRule="auto"/>
        <w:ind w:hanging="640"/>
        <w:rPr>
          <w:rFonts w:ascii="Times New Roman" w:eastAsia="Times New Roman" w:hAnsi="Times New Roman" w:cs="Times New Roman"/>
          <w:i/>
          <w:sz w:val="24"/>
          <w:szCs w:val="24"/>
        </w:rPr>
      </w:pPr>
      <w:r>
        <w:rPr>
          <w:rFonts w:ascii="Arial" w:eastAsia="Times New Roman" w:hAnsi="Arial" w:cs="Arial"/>
          <w:color w:val="000000"/>
        </w:rPr>
        <w:t>13</w:t>
      </w:r>
      <w:r w:rsidR="0091032E">
        <w:rPr>
          <w:rFonts w:ascii="Arial" w:eastAsia="Times New Roman" w:hAnsi="Arial" w:cs="Arial"/>
          <w:color w:val="000000"/>
        </w:rPr>
        <w:t>.</w:t>
      </w:r>
      <w:r w:rsidR="0091032E">
        <w:rPr>
          <w:rFonts w:ascii="Arial" w:eastAsia="Times New Roman" w:hAnsi="Arial" w:cs="Arial"/>
          <w:color w:val="000000"/>
        </w:rPr>
        <w:tab/>
        <w:t xml:space="preserve">Bremer, Dale J. </w:t>
      </w:r>
      <w:r w:rsidR="0091032E">
        <w:rPr>
          <w:rFonts w:ascii="Arial" w:eastAsia="Times New Roman" w:hAnsi="Arial" w:cs="Arial"/>
          <w:i/>
          <w:color w:val="000000"/>
        </w:rPr>
        <w:t xml:space="preserve">et al. </w:t>
      </w:r>
      <w:r w:rsidR="0091032E">
        <w:rPr>
          <w:rFonts w:ascii="Arial" w:eastAsia="Times New Roman" w:hAnsi="Arial" w:cs="Arial"/>
          <w:color w:val="000000"/>
        </w:rPr>
        <w:t xml:space="preserve">Relationships between Normalized Difference Vegetation Index and Visual Quality in Cool-Season Turfgrass: II. Factors Affecting NDVI and its Component Reflectances. </w:t>
      </w:r>
      <w:r w:rsidR="0091032E">
        <w:rPr>
          <w:rFonts w:ascii="Arial" w:eastAsia="Times New Roman" w:hAnsi="Arial" w:cs="Arial"/>
          <w:i/>
          <w:color w:val="000000"/>
        </w:rPr>
        <w:t xml:space="preserve">Crop Science </w:t>
      </w:r>
      <w:r w:rsidR="0091032E">
        <w:rPr>
          <w:rFonts w:ascii="Arial" w:eastAsia="Times New Roman" w:hAnsi="Arial" w:cs="Arial"/>
          <w:b/>
          <w:color w:val="000000"/>
        </w:rPr>
        <w:t xml:space="preserve">51, </w:t>
      </w:r>
      <w:r w:rsidR="004B0116">
        <w:rPr>
          <w:rFonts w:ascii="Arial" w:eastAsia="Times New Roman" w:hAnsi="Arial" w:cs="Arial"/>
          <w:b/>
          <w:color w:val="000000"/>
        </w:rPr>
        <w:t xml:space="preserve"> </w:t>
      </w:r>
      <w:r w:rsidR="004B0116">
        <w:rPr>
          <w:rFonts w:ascii="Arial" w:eastAsia="Times New Roman" w:hAnsi="Arial" w:cs="Arial"/>
          <w:color w:val="000000"/>
        </w:rPr>
        <w:t>2219-2227</w:t>
      </w:r>
      <w:r w:rsidR="0091032E">
        <w:rPr>
          <w:rFonts w:ascii="Arial" w:eastAsia="Times New Roman" w:hAnsi="Arial" w:cs="Arial"/>
          <w:color w:val="000000"/>
        </w:rPr>
        <w:t xml:space="preserve"> (2011).</w:t>
      </w:r>
    </w:p>
    <w:p w14:paraId="3D21EE8D" w14:textId="255BA966" w:rsidR="00B80CB0" w:rsidRDefault="00B80CB0" w:rsidP="00B80CB0">
      <w:pPr>
        <w:spacing w:line="240" w:lineRule="auto"/>
        <w:ind w:hanging="6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Pr>
          <w:rFonts w:ascii="Times New Roman" w:eastAsia="Times New Roman" w:hAnsi="Times New Roman" w:cs="Times New Roman"/>
          <w:sz w:val="24"/>
          <w:szCs w:val="24"/>
        </w:rPr>
        <w:tab/>
        <w:t xml:space="preserve">Jiang, Y., Liu, H., Cline, V. Correlations of Leaf Relative Water Content, Canopy Temperature, and Spectral Reflectance in Perennial Ryegrass Under Water Deficit Conditions. </w:t>
      </w:r>
      <w:r>
        <w:rPr>
          <w:rFonts w:ascii="Times New Roman" w:eastAsia="Times New Roman" w:hAnsi="Times New Roman" w:cs="Times New Roman"/>
          <w:i/>
          <w:sz w:val="24"/>
          <w:szCs w:val="24"/>
        </w:rPr>
        <w:t>HortScience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44, </w:t>
      </w:r>
      <w:r w:rsidR="004B0116">
        <w:rPr>
          <w:rFonts w:ascii="Times New Roman" w:eastAsia="Times New Roman" w:hAnsi="Times New Roman" w:cs="Times New Roman"/>
          <w:sz w:val="24"/>
          <w:szCs w:val="24"/>
        </w:rPr>
        <w:t>459-462</w:t>
      </w:r>
      <w:r>
        <w:rPr>
          <w:rFonts w:ascii="Times New Roman" w:eastAsia="Times New Roman" w:hAnsi="Times New Roman" w:cs="Times New Roman"/>
          <w:sz w:val="24"/>
          <w:szCs w:val="24"/>
        </w:rPr>
        <w:t xml:space="preserve"> (2009). </w:t>
      </w:r>
    </w:p>
    <w:p w14:paraId="4499F299" w14:textId="6C9411E8" w:rsidR="00C345B3" w:rsidRDefault="00C345B3" w:rsidP="00B80CB0">
      <w:pPr>
        <w:spacing w:line="240" w:lineRule="auto"/>
        <w:ind w:hanging="6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Pr>
          <w:rFonts w:ascii="Times New Roman" w:eastAsia="Times New Roman" w:hAnsi="Times New Roman" w:cs="Times New Roman"/>
          <w:sz w:val="24"/>
          <w:szCs w:val="24"/>
        </w:rPr>
        <w:tab/>
        <w:t xml:space="preserve">Bastug, R., Buyuktas, D., The effects of different irrigation levels applied in golf courses on some quality characteristics of turfgrass. </w:t>
      </w:r>
      <w:r>
        <w:rPr>
          <w:rFonts w:ascii="Times New Roman" w:eastAsia="Times New Roman" w:hAnsi="Times New Roman" w:cs="Times New Roman"/>
          <w:i/>
          <w:sz w:val="24"/>
          <w:szCs w:val="24"/>
        </w:rPr>
        <w:t xml:space="preserve">Irrig. Sci. </w:t>
      </w:r>
      <w:r>
        <w:rPr>
          <w:rFonts w:ascii="Times New Roman" w:eastAsia="Times New Roman" w:hAnsi="Times New Roman" w:cs="Times New Roman"/>
          <w:b/>
          <w:sz w:val="24"/>
          <w:szCs w:val="24"/>
        </w:rPr>
        <w:t xml:space="preserve">22, </w:t>
      </w:r>
      <w:r>
        <w:rPr>
          <w:rFonts w:ascii="Times New Roman" w:eastAsia="Times New Roman" w:hAnsi="Times New Roman" w:cs="Times New Roman"/>
          <w:sz w:val="24"/>
          <w:szCs w:val="24"/>
        </w:rPr>
        <w:t xml:space="preserve">87-93 (2003). </w:t>
      </w:r>
    </w:p>
    <w:p w14:paraId="4B85A168" w14:textId="608DFE9A" w:rsidR="00284F0A" w:rsidRDefault="00284F0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26D4DDC" w14:textId="497EECD4" w:rsidR="00284F0A" w:rsidRPr="00995A93" w:rsidRDefault="00284F0A" w:rsidP="007E7B71">
      <w:pPr>
        <w:spacing w:line="240" w:lineRule="auto"/>
        <w:ind w:hanging="640"/>
        <w:jc w:val="center"/>
        <w:outlineLvl w:val="0"/>
        <w:rPr>
          <w:rFonts w:ascii="Arial" w:eastAsia="Times New Roman" w:hAnsi="Arial" w:cs="Arial"/>
          <w:sz w:val="24"/>
          <w:szCs w:val="24"/>
        </w:rPr>
      </w:pPr>
      <w:r w:rsidRPr="00995A93">
        <w:rPr>
          <w:rFonts w:ascii="Arial" w:eastAsia="Times New Roman" w:hAnsi="Arial" w:cs="Arial"/>
          <w:sz w:val="24"/>
          <w:szCs w:val="24"/>
        </w:rPr>
        <w:lastRenderedPageBreak/>
        <w:t>AUTHOR CONTRIBUTIONS</w:t>
      </w:r>
    </w:p>
    <w:tbl>
      <w:tblPr>
        <w:tblStyle w:val="TableGrid"/>
        <w:tblW w:w="0" w:type="auto"/>
        <w:tblLook w:val="04A0" w:firstRow="1" w:lastRow="0" w:firstColumn="1" w:lastColumn="0" w:noHBand="0" w:noVBand="1"/>
      </w:tblPr>
      <w:tblGrid>
        <w:gridCol w:w="2337"/>
        <w:gridCol w:w="2337"/>
        <w:gridCol w:w="2338"/>
        <w:gridCol w:w="2338"/>
      </w:tblGrid>
      <w:tr w:rsidR="00284F0A" w:rsidRPr="00995A93" w14:paraId="19607D45" w14:textId="77777777" w:rsidTr="00835969">
        <w:tc>
          <w:tcPr>
            <w:tcW w:w="2337" w:type="dxa"/>
          </w:tcPr>
          <w:p w14:paraId="045BDFF3" w14:textId="77777777" w:rsidR="00284F0A" w:rsidRPr="00995A93" w:rsidRDefault="00284F0A" w:rsidP="00835969">
            <w:pPr>
              <w:rPr>
                <w:rFonts w:ascii="Arial" w:hAnsi="Arial" w:cs="Arial"/>
                <w:b/>
              </w:rPr>
            </w:pPr>
            <w:r w:rsidRPr="00995A93">
              <w:rPr>
                <w:rFonts w:ascii="Arial" w:hAnsi="Arial" w:cs="Arial"/>
                <w:b/>
              </w:rPr>
              <w:t>Task</w:t>
            </w:r>
          </w:p>
        </w:tc>
        <w:tc>
          <w:tcPr>
            <w:tcW w:w="2337" w:type="dxa"/>
          </w:tcPr>
          <w:p w14:paraId="53AB28D8" w14:textId="77777777" w:rsidR="00284F0A" w:rsidRPr="00995A93" w:rsidRDefault="00284F0A" w:rsidP="00835969">
            <w:pPr>
              <w:rPr>
                <w:rFonts w:ascii="Arial" w:hAnsi="Arial" w:cs="Arial"/>
                <w:b/>
              </w:rPr>
            </w:pPr>
            <w:r w:rsidRPr="00995A93">
              <w:rPr>
                <w:rFonts w:ascii="Arial" w:hAnsi="Arial" w:cs="Arial"/>
                <w:b/>
              </w:rPr>
              <w:t>Overall Time</w:t>
            </w:r>
          </w:p>
        </w:tc>
        <w:tc>
          <w:tcPr>
            <w:tcW w:w="2338" w:type="dxa"/>
          </w:tcPr>
          <w:p w14:paraId="684ACFD1" w14:textId="77777777" w:rsidR="00284F0A" w:rsidRPr="00995A93" w:rsidRDefault="00284F0A" w:rsidP="00835969">
            <w:pPr>
              <w:rPr>
                <w:rFonts w:ascii="Arial" w:hAnsi="Arial" w:cs="Arial"/>
                <w:b/>
              </w:rPr>
            </w:pPr>
            <w:r w:rsidRPr="00995A93">
              <w:rPr>
                <w:rFonts w:ascii="Arial" w:hAnsi="Arial" w:cs="Arial"/>
                <w:b/>
              </w:rPr>
              <w:t>Hayley</w:t>
            </w:r>
          </w:p>
        </w:tc>
        <w:tc>
          <w:tcPr>
            <w:tcW w:w="2338" w:type="dxa"/>
          </w:tcPr>
          <w:p w14:paraId="19136D9A" w14:textId="77777777" w:rsidR="00284F0A" w:rsidRPr="00995A93" w:rsidRDefault="00284F0A" w:rsidP="00835969">
            <w:pPr>
              <w:rPr>
                <w:rFonts w:ascii="Arial" w:hAnsi="Arial" w:cs="Arial"/>
                <w:b/>
              </w:rPr>
            </w:pPr>
            <w:r w:rsidRPr="00995A93">
              <w:rPr>
                <w:rFonts w:ascii="Arial" w:hAnsi="Arial" w:cs="Arial"/>
                <w:b/>
              </w:rPr>
              <w:t>Justin</w:t>
            </w:r>
          </w:p>
        </w:tc>
      </w:tr>
      <w:tr w:rsidR="00284F0A" w:rsidRPr="00995A93" w14:paraId="799727F7" w14:textId="77777777" w:rsidTr="00835969">
        <w:tc>
          <w:tcPr>
            <w:tcW w:w="2337" w:type="dxa"/>
          </w:tcPr>
          <w:p w14:paraId="25B28F1E" w14:textId="77777777" w:rsidR="00284F0A" w:rsidRPr="00995A93" w:rsidRDefault="00284F0A" w:rsidP="00835969">
            <w:pPr>
              <w:rPr>
                <w:rFonts w:ascii="Arial" w:hAnsi="Arial" w:cs="Arial"/>
              </w:rPr>
            </w:pPr>
            <w:r w:rsidRPr="00995A93">
              <w:rPr>
                <w:rFonts w:ascii="Arial" w:hAnsi="Arial" w:cs="Arial"/>
              </w:rPr>
              <w:t>Write Python code to combine and tidy initial data</w:t>
            </w:r>
          </w:p>
        </w:tc>
        <w:tc>
          <w:tcPr>
            <w:tcW w:w="2337" w:type="dxa"/>
          </w:tcPr>
          <w:p w14:paraId="4E293D93" w14:textId="711188A9" w:rsidR="00284F0A" w:rsidRPr="00995A93" w:rsidRDefault="00284F0A" w:rsidP="00835969">
            <w:pPr>
              <w:rPr>
                <w:rFonts w:ascii="Arial" w:hAnsi="Arial" w:cs="Arial"/>
              </w:rPr>
            </w:pPr>
            <w:r w:rsidRPr="00995A93">
              <w:rPr>
                <w:rFonts w:ascii="Arial" w:hAnsi="Arial" w:cs="Arial"/>
              </w:rPr>
              <w:t>6 hours</w:t>
            </w:r>
          </w:p>
        </w:tc>
        <w:tc>
          <w:tcPr>
            <w:tcW w:w="2338" w:type="dxa"/>
          </w:tcPr>
          <w:p w14:paraId="1F2C1BC7" w14:textId="55210CC6" w:rsidR="00284F0A" w:rsidRPr="00995A93" w:rsidRDefault="00284F0A" w:rsidP="00835969">
            <w:pPr>
              <w:rPr>
                <w:rFonts w:ascii="Arial" w:hAnsi="Arial" w:cs="Arial"/>
              </w:rPr>
            </w:pPr>
            <w:r w:rsidRPr="00995A93">
              <w:rPr>
                <w:rFonts w:ascii="Arial" w:hAnsi="Arial" w:cs="Arial"/>
              </w:rPr>
              <w:t>2%</w:t>
            </w:r>
          </w:p>
        </w:tc>
        <w:tc>
          <w:tcPr>
            <w:tcW w:w="2338" w:type="dxa"/>
          </w:tcPr>
          <w:p w14:paraId="7A325FEE" w14:textId="7E2B4611" w:rsidR="00284F0A" w:rsidRPr="00995A93" w:rsidRDefault="00284F0A" w:rsidP="00835969">
            <w:pPr>
              <w:rPr>
                <w:rFonts w:ascii="Arial" w:hAnsi="Arial" w:cs="Arial"/>
              </w:rPr>
            </w:pPr>
            <w:r w:rsidRPr="00995A93">
              <w:rPr>
                <w:rFonts w:ascii="Arial" w:hAnsi="Arial" w:cs="Arial"/>
              </w:rPr>
              <w:t>98%</w:t>
            </w:r>
          </w:p>
        </w:tc>
      </w:tr>
      <w:tr w:rsidR="00284F0A" w:rsidRPr="00995A93" w14:paraId="32F75E12" w14:textId="77777777" w:rsidTr="00835969">
        <w:tc>
          <w:tcPr>
            <w:tcW w:w="2337" w:type="dxa"/>
          </w:tcPr>
          <w:p w14:paraId="36E52E56" w14:textId="77777777" w:rsidR="00284F0A" w:rsidRPr="00995A93" w:rsidRDefault="00284F0A" w:rsidP="00835969">
            <w:pPr>
              <w:rPr>
                <w:rFonts w:ascii="Arial" w:hAnsi="Arial" w:cs="Arial"/>
              </w:rPr>
            </w:pPr>
            <w:r w:rsidRPr="00995A93">
              <w:rPr>
                <w:rFonts w:ascii="Arial" w:hAnsi="Arial" w:cs="Arial"/>
              </w:rPr>
              <w:t>Create Docker Container</w:t>
            </w:r>
          </w:p>
        </w:tc>
        <w:tc>
          <w:tcPr>
            <w:tcW w:w="2337" w:type="dxa"/>
          </w:tcPr>
          <w:p w14:paraId="112F599C" w14:textId="5C52FFC1" w:rsidR="00284F0A" w:rsidRPr="00995A93" w:rsidRDefault="00284F0A" w:rsidP="00835969">
            <w:pPr>
              <w:rPr>
                <w:rFonts w:ascii="Arial" w:hAnsi="Arial" w:cs="Arial"/>
              </w:rPr>
            </w:pPr>
            <w:r w:rsidRPr="00995A93">
              <w:rPr>
                <w:rFonts w:ascii="Arial" w:hAnsi="Arial" w:cs="Arial"/>
              </w:rPr>
              <w:t>6 hours</w:t>
            </w:r>
          </w:p>
        </w:tc>
        <w:tc>
          <w:tcPr>
            <w:tcW w:w="2338" w:type="dxa"/>
          </w:tcPr>
          <w:p w14:paraId="608D6A45" w14:textId="32A437D2" w:rsidR="00284F0A" w:rsidRPr="00995A93" w:rsidRDefault="00284F0A" w:rsidP="00835969">
            <w:pPr>
              <w:spacing w:line="360" w:lineRule="auto"/>
              <w:rPr>
                <w:rFonts w:ascii="Arial" w:hAnsi="Arial" w:cs="Arial"/>
              </w:rPr>
            </w:pPr>
            <w:r w:rsidRPr="00995A93">
              <w:rPr>
                <w:rFonts w:ascii="Arial" w:hAnsi="Arial" w:cs="Arial"/>
              </w:rPr>
              <w:t>5%</w:t>
            </w:r>
          </w:p>
        </w:tc>
        <w:tc>
          <w:tcPr>
            <w:tcW w:w="2338" w:type="dxa"/>
          </w:tcPr>
          <w:p w14:paraId="2C32C68A" w14:textId="14BF953C" w:rsidR="00284F0A" w:rsidRPr="00995A93" w:rsidRDefault="00284F0A" w:rsidP="00835969">
            <w:pPr>
              <w:rPr>
                <w:rFonts w:ascii="Arial" w:hAnsi="Arial" w:cs="Arial"/>
              </w:rPr>
            </w:pPr>
            <w:r w:rsidRPr="00995A93">
              <w:rPr>
                <w:rFonts w:ascii="Arial" w:hAnsi="Arial" w:cs="Arial"/>
              </w:rPr>
              <w:t>95%</w:t>
            </w:r>
          </w:p>
        </w:tc>
      </w:tr>
      <w:tr w:rsidR="00284F0A" w:rsidRPr="00995A93" w14:paraId="77E7A95E" w14:textId="77777777" w:rsidTr="00835969">
        <w:tc>
          <w:tcPr>
            <w:tcW w:w="2337" w:type="dxa"/>
          </w:tcPr>
          <w:p w14:paraId="56E0AC62" w14:textId="77777777" w:rsidR="00284F0A" w:rsidRPr="00995A93" w:rsidRDefault="00284F0A" w:rsidP="00835969">
            <w:pPr>
              <w:rPr>
                <w:rFonts w:ascii="Arial" w:hAnsi="Arial" w:cs="Arial"/>
              </w:rPr>
            </w:pPr>
            <w:r w:rsidRPr="00995A93">
              <w:rPr>
                <w:rFonts w:ascii="Arial" w:hAnsi="Arial" w:cs="Arial"/>
              </w:rPr>
              <w:t>Research Project and Write Introduction</w:t>
            </w:r>
          </w:p>
        </w:tc>
        <w:tc>
          <w:tcPr>
            <w:tcW w:w="2337" w:type="dxa"/>
          </w:tcPr>
          <w:p w14:paraId="04420F43" w14:textId="77777777" w:rsidR="00284F0A" w:rsidRPr="00995A93" w:rsidRDefault="00284F0A" w:rsidP="00835969">
            <w:pPr>
              <w:rPr>
                <w:rFonts w:ascii="Arial" w:hAnsi="Arial" w:cs="Arial"/>
              </w:rPr>
            </w:pPr>
            <w:r w:rsidRPr="00995A93">
              <w:rPr>
                <w:rFonts w:ascii="Arial" w:hAnsi="Arial" w:cs="Arial"/>
              </w:rPr>
              <w:t>6 hours</w:t>
            </w:r>
          </w:p>
        </w:tc>
        <w:tc>
          <w:tcPr>
            <w:tcW w:w="2338" w:type="dxa"/>
          </w:tcPr>
          <w:p w14:paraId="755020C7" w14:textId="7D04AC39" w:rsidR="00284F0A" w:rsidRPr="00995A93" w:rsidRDefault="00284F0A" w:rsidP="00835969">
            <w:pPr>
              <w:rPr>
                <w:rFonts w:ascii="Arial" w:hAnsi="Arial" w:cs="Arial"/>
              </w:rPr>
            </w:pPr>
            <w:r w:rsidRPr="00995A93">
              <w:rPr>
                <w:rFonts w:ascii="Arial" w:hAnsi="Arial" w:cs="Arial"/>
              </w:rPr>
              <w:t>70%</w:t>
            </w:r>
          </w:p>
        </w:tc>
        <w:tc>
          <w:tcPr>
            <w:tcW w:w="2338" w:type="dxa"/>
          </w:tcPr>
          <w:p w14:paraId="1E066F47" w14:textId="792044C7" w:rsidR="00284F0A" w:rsidRPr="00995A93" w:rsidRDefault="00284F0A" w:rsidP="00835969">
            <w:pPr>
              <w:rPr>
                <w:rFonts w:ascii="Arial" w:hAnsi="Arial" w:cs="Arial"/>
              </w:rPr>
            </w:pPr>
            <w:r w:rsidRPr="00995A93">
              <w:rPr>
                <w:rFonts w:ascii="Arial" w:hAnsi="Arial" w:cs="Arial"/>
              </w:rPr>
              <w:t>30%</w:t>
            </w:r>
          </w:p>
        </w:tc>
      </w:tr>
      <w:tr w:rsidR="00284F0A" w:rsidRPr="00995A93" w14:paraId="6192C069" w14:textId="77777777" w:rsidTr="00835969">
        <w:tc>
          <w:tcPr>
            <w:tcW w:w="2337" w:type="dxa"/>
          </w:tcPr>
          <w:p w14:paraId="0D596C4B" w14:textId="77777777" w:rsidR="00284F0A" w:rsidRPr="00995A93" w:rsidRDefault="00284F0A" w:rsidP="00835969">
            <w:pPr>
              <w:rPr>
                <w:rFonts w:ascii="Arial" w:hAnsi="Arial" w:cs="Arial"/>
              </w:rPr>
            </w:pPr>
            <w:r w:rsidRPr="00995A93">
              <w:rPr>
                <w:rFonts w:ascii="Arial" w:hAnsi="Arial" w:cs="Arial"/>
              </w:rPr>
              <w:t>Create Flow Diagram</w:t>
            </w:r>
          </w:p>
        </w:tc>
        <w:tc>
          <w:tcPr>
            <w:tcW w:w="2337" w:type="dxa"/>
          </w:tcPr>
          <w:p w14:paraId="3A9C3783" w14:textId="77777777" w:rsidR="00284F0A" w:rsidRPr="00995A93" w:rsidRDefault="00284F0A" w:rsidP="00835969">
            <w:pPr>
              <w:rPr>
                <w:rFonts w:ascii="Arial" w:hAnsi="Arial" w:cs="Arial"/>
              </w:rPr>
            </w:pPr>
            <w:r w:rsidRPr="00995A93">
              <w:rPr>
                <w:rFonts w:ascii="Arial" w:hAnsi="Arial" w:cs="Arial"/>
              </w:rPr>
              <w:t>3 hours</w:t>
            </w:r>
          </w:p>
        </w:tc>
        <w:tc>
          <w:tcPr>
            <w:tcW w:w="2338" w:type="dxa"/>
          </w:tcPr>
          <w:p w14:paraId="160A7442" w14:textId="77777777" w:rsidR="00284F0A" w:rsidRPr="00995A93" w:rsidRDefault="00284F0A" w:rsidP="00835969">
            <w:pPr>
              <w:rPr>
                <w:rFonts w:ascii="Arial" w:hAnsi="Arial" w:cs="Arial"/>
              </w:rPr>
            </w:pPr>
            <w:r w:rsidRPr="00995A93">
              <w:rPr>
                <w:rFonts w:ascii="Arial" w:hAnsi="Arial" w:cs="Arial"/>
              </w:rPr>
              <w:t>0%</w:t>
            </w:r>
          </w:p>
        </w:tc>
        <w:tc>
          <w:tcPr>
            <w:tcW w:w="2338" w:type="dxa"/>
          </w:tcPr>
          <w:p w14:paraId="2A1ACF63" w14:textId="77777777" w:rsidR="00284F0A" w:rsidRPr="00995A93" w:rsidRDefault="00284F0A" w:rsidP="00835969">
            <w:pPr>
              <w:rPr>
                <w:rFonts w:ascii="Arial" w:hAnsi="Arial" w:cs="Arial"/>
              </w:rPr>
            </w:pPr>
            <w:r w:rsidRPr="00995A93">
              <w:rPr>
                <w:rFonts w:ascii="Arial" w:hAnsi="Arial" w:cs="Arial"/>
              </w:rPr>
              <w:t>100%</w:t>
            </w:r>
          </w:p>
        </w:tc>
      </w:tr>
      <w:tr w:rsidR="00284F0A" w:rsidRPr="00995A93" w14:paraId="37913FA9" w14:textId="77777777" w:rsidTr="00835969">
        <w:tc>
          <w:tcPr>
            <w:tcW w:w="2337" w:type="dxa"/>
          </w:tcPr>
          <w:p w14:paraId="55EC65DE" w14:textId="375002F0" w:rsidR="00284F0A" w:rsidRPr="00995A93" w:rsidRDefault="00284F0A" w:rsidP="00835969">
            <w:pPr>
              <w:rPr>
                <w:rFonts w:ascii="Arial" w:hAnsi="Arial" w:cs="Arial"/>
              </w:rPr>
            </w:pPr>
            <w:r w:rsidRPr="00995A93">
              <w:rPr>
                <w:rFonts w:ascii="Arial" w:hAnsi="Arial" w:cs="Arial"/>
              </w:rPr>
              <w:t>Isolate Dry Down Data, Design Figures 1 and 2</w:t>
            </w:r>
          </w:p>
        </w:tc>
        <w:tc>
          <w:tcPr>
            <w:tcW w:w="2337" w:type="dxa"/>
          </w:tcPr>
          <w:p w14:paraId="690CDACD" w14:textId="390CD25A" w:rsidR="00284F0A" w:rsidRPr="00995A93" w:rsidRDefault="00284F0A" w:rsidP="00835969">
            <w:pPr>
              <w:rPr>
                <w:rFonts w:ascii="Arial" w:hAnsi="Arial" w:cs="Arial"/>
              </w:rPr>
            </w:pPr>
            <w:r w:rsidRPr="00995A93">
              <w:rPr>
                <w:rFonts w:ascii="Arial" w:hAnsi="Arial" w:cs="Arial"/>
              </w:rPr>
              <w:t>5 hours</w:t>
            </w:r>
          </w:p>
        </w:tc>
        <w:tc>
          <w:tcPr>
            <w:tcW w:w="2338" w:type="dxa"/>
          </w:tcPr>
          <w:p w14:paraId="2D32CC8E" w14:textId="77777777" w:rsidR="00284F0A" w:rsidRPr="00995A93" w:rsidRDefault="00284F0A" w:rsidP="00835969">
            <w:pPr>
              <w:rPr>
                <w:rFonts w:ascii="Arial" w:hAnsi="Arial" w:cs="Arial"/>
              </w:rPr>
            </w:pPr>
            <w:r w:rsidRPr="00995A93">
              <w:rPr>
                <w:rFonts w:ascii="Arial" w:hAnsi="Arial" w:cs="Arial"/>
              </w:rPr>
              <w:t>100%</w:t>
            </w:r>
          </w:p>
        </w:tc>
        <w:tc>
          <w:tcPr>
            <w:tcW w:w="2338" w:type="dxa"/>
          </w:tcPr>
          <w:p w14:paraId="10DE3483" w14:textId="77777777" w:rsidR="00284F0A" w:rsidRPr="00995A93" w:rsidRDefault="00284F0A" w:rsidP="00835969">
            <w:pPr>
              <w:rPr>
                <w:rFonts w:ascii="Arial" w:hAnsi="Arial" w:cs="Arial"/>
              </w:rPr>
            </w:pPr>
            <w:r w:rsidRPr="00995A93">
              <w:rPr>
                <w:rFonts w:ascii="Arial" w:hAnsi="Arial" w:cs="Arial"/>
              </w:rPr>
              <w:t>0%</w:t>
            </w:r>
          </w:p>
        </w:tc>
      </w:tr>
      <w:tr w:rsidR="00284F0A" w:rsidRPr="00995A93" w14:paraId="726B4582" w14:textId="77777777" w:rsidTr="00835969">
        <w:tc>
          <w:tcPr>
            <w:tcW w:w="2337" w:type="dxa"/>
          </w:tcPr>
          <w:p w14:paraId="5A440777" w14:textId="77777777" w:rsidR="00284F0A" w:rsidRPr="00995A93" w:rsidRDefault="00284F0A" w:rsidP="00835969">
            <w:pPr>
              <w:rPr>
                <w:rFonts w:ascii="Arial" w:hAnsi="Arial" w:cs="Arial"/>
              </w:rPr>
            </w:pPr>
            <w:r w:rsidRPr="00995A93">
              <w:rPr>
                <w:rFonts w:ascii="Arial" w:hAnsi="Arial" w:cs="Arial"/>
              </w:rPr>
              <w:t>Write Milestone Document</w:t>
            </w:r>
          </w:p>
        </w:tc>
        <w:tc>
          <w:tcPr>
            <w:tcW w:w="2337" w:type="dxa"/>
          </w:tcPr>
          <w:p w14:paraId="7EDF4E99" w14:textId="77777777" w:rsidR="00284F0A" w:rsidRPr="00995A93" w:rsidRDefault="00284F0A" w:rsidP="00835969">
            <w:pPr>
              <w:rPr>
                <w:rFonts w:ascii="Arial" w:hAnsi="Arial" w:cs="Arial"/>
              </w:rPr>
            </w:pPr>
            <w:r w:rsidRPr="00995A93">
              <w:rPr>
                <w:rFonts w:ascii="Arial" w:hAnsi="Arial" w:cs="Arial"/>
              </w:rPr>
              <w:t>1.5 hours</w:t>
            </w:r>
          </w:p>
        </w:tc>
        <w:tc>
          <w:tcPr>
            <w:tcW w:w="2338" w:type="dxa"/>
          </w:tcPr>
          <w:p w14:paraId="57D732C6" w14:textId="77777777" w:rsidR="00284F0A" w:rsidRPr="00995A93" w:rsidRDefault="00284F0A" w:rsidP="00835969">
            <w:pPr>
              <w:rPr>
                <w:rFonts w:ascii="Arial" w:hAnsi="Arial" w:cs="Arial"/>
              </w:rPr>
            </w:pPr>
            <w:r w:rsidRPr="00995A93">
              <w:rPr>
                <w:rFonts w:ascii="Arial" w:hAnsi="Arial" w:cs="Arial"/>
              </w:rPr>
              <w:t>66%</w:t>
            </w:r>
          </w:p>
        </w:tc>
        <w:tc>
          <w:tcPr>
            <w:tcW w:w="2338" w:type="dxa"/>
          </w:tcPr>
          <w:p w14:paraId="75C3C50C" w14:textId="77777777" w:rsidR="00284F0A" w:rsidRPr="00995A93" w:rsidRDefault="00284F0A" w:rsidP="00835969">
            <w:pPr>
              <w:rPr>
                <w:rFonts w:ascii="Arial" w:hAnsi="Arial" w:cs="Arial"/>
              </w:rPr>
            </w:pPr>
            <w:r w:rsidRPr="00995A93">
              <w:rPr>
                <w:rFonts w:ascii="Arial" w:hAnsi="Arial" w:cs="Arial"/>
              </w:rPr>
              <w:t>34%</w:t>
            </w:r>
          </w:p>
        </w:tc>
      </w:tr>
      <w:tr w:rsidR="00284F0A" w:rsidRPr="00995A93" w14:paraId="127697E7" w14:textId="77777777" w:rsidTr="00835969">
        <w:tc>
          <w:tcPr>
            <w:tcW w:w="2337" w:type="dxa"/>
          </w:tcPr>
          <w:p w14:paraId="13AB6D4B" w14:textId="14CCE190" w:rsidR="00284F0A" w:rsidRPr="00995A93" w:rsidRDefault="00284F0A" w:rsidP="00835969">
            <w:pPr>
              <w:rPr>
                <w:rFonts w:ascii="Arial" w:hAnsi="Arial" w:cs="Arial"/>
              </w:rPr>
            </w:pPr>
            <w:r w:rsidRPr="00995A93">
              <w:rPr>
                <w:rFonts w:ascii="Arial" w:hAnsi="Arial" w:cs="Arial"/>
              </w:rPr>
              <w:t>Design Figures 3-7</w:t>
            </w:r>
          </w:p>
        </w:tc>
        <w:tc>
          <w:tcPr>
            <w:tcW w:w="2337" w:type="dxa"/>
          </w:tcPr>
          <w:p w14:paraId="328C96E9" w14:textId="3D42610E" w:rsidR="00284F0A" w:rsidRPr="00995A93" w:rsidRDefault="00995A93" w:rsidP="00995A93">
            <w:pPr>
              <w:rPr>
                <w:rFonts w:ascii="Arial" w:hAnsi="Arial" w:cs="Arial"/>
              </w:rPr>
            </w:pPr>
            <w:r>
              <w:rPr>
                <w:rFonts w:ascii="Arial" w:hAnsi="Arial" w:cs="Arial"/>
              </w:rPr>
              <w:t xml:space="preserve">10 </w:t>
            </w:r>
            <w:r w:rsidR="00284F0A" w:rsidRPr="00995A93">
              <w:rPr>
                <w:rFonts w:ascii="Arial" w:hAnsi="Arial" w:cs="Arial"/>
              </w:rPr>
              <w:t>hours</w:t>
            </w:r>
          </w:p>
        </w:tc>
        <w:tc>
          <w:tcPr>
            <w:tcW w:w="2338" w:type="dxa"/>
          </w:tcPr>
          <w:p w14:paraId="5686391E" w14:textId="4C5DBBC5" w:rsidR="00284F0A" w:rsidRPr="00995A93" w:rsidRDefault="00284F0A" w:rsidP="00835969">
            <w:pPr>
              <w:rPr>
                <w:rFonts w:ascii="Arial" w:hAnsi="Arial" w:cs="Arial"/>
              </w:rPr>
            </w:pPr>
            <w:r w:rsidRPr="00995A93">
              <w:rPr>
                <w:rFonts w:ascii="Arial" w:hAnsi="Arial" w:cs="Arial"/>
              </w:rPr>
              <w:t>90%</w:t>
            </w:r>
          </w:p>
        </w:tc>
        <w:tc>
          <w:tcPr>
            <w:tcW w:w="2338" w:type="dxa"/>
          </w:tcPr>
          <w:p w14:paraId="764A10E2" w14:textId="70CEC2A0" w:rsidR="00284F0A" w:rsidRPr="00995A93" w:rsidRDefault="00284F0A" w:rsidP="00835969">
            <w:pPr>
              <w:rPr>
                <w:rFonts w:ascii="Arial" w:hAnsi="Arial" w:cs="Arial"/>
              </w:rPr>
            </w:pPr>
            <w:r w:rsidRPr="00995A93">
              <w:rPr>
                <w:rFonts w:ascii="Arial" w:hAnsi="Arial" w:cs="Arial"/>
              </w:rPr>
              <w:t>10%</w:t>
            </w:r>
          </w:p>
        </w:tc>
      </w:tr>
      <w:tr w:rsidR="00284F0A" w:rsidRPr="00995A93" w14:paraId="0B1AF02C" w14:textId="77777777" w:rsidTr="00835969">
        <w:tc>
          <w:tcPr>
            <w:tcW w:w="2337" w:type="dxa"/>
          </w:tcPr>
          <w:p w14:paraId="29F67A6E" w14:textId="237C917E" w:rsidR="00284F0A" w:rsidRPr="00995A93" w:rsidRDefault="00284F0A" w:rsidP="00835969">
            <w:pPr>
              <w:rPr>
                <w:rFonts w:ascii="Arial" w:hAnsi="Arial" w:cs="Arial"/>
              </w:rPr>
            </w:pPr>
            <w:r w:rsidRPr="00995A93">
              <w:rPr>
                <w:rFonts w:ascii="Arial" w:hAnsi="Arial" w:cs="Arial"/>
              </w:rPr>
              <w:t>Research Shiny App</w:t>
            </w:r>
          </w:p>
        </w:tc>
        <w:tc>
          <w:tcPr>
            <w:tcW w:w="2337" w:type="dxa"/>
          </w:tcPr>
          <w:p w14:paraId="6FC38661" w14:textId="50B9F462" w:rsidR="00284F0A" w:rsidRPr="00995A93" w:rsidRDefault="00284F0A" w:rsidP="00284F0A">
            <w:pPr>
              <w:rPr>
                <w:rFonts w:ascii="Arial" w:hAnsi="Arial" w:cs="Arial"/>
              </w:rPr>
            </w:pPr>
            <w:r w:rsidRPr="00995A93">
              <w:rPr>
                <w:rFonts w:ascii="Arial" w:hAnsi="Arial" w:cs="Arial"/>
              </w:rPr>
              <w:t>2 hours</w:t>
            </w:r>
          </w:p>
        </w:tc>
        <w:tc>
          <w:tcPr>
            <w:tcW w:w="2338" w:type="dxa"/>
          </w:tcPr>
          <w:p w14:paraId="3B072ED3" w14:textId="08E126DA" w:rsidR="00284F0A" w:rsidRPr="00995A93" w:rsidRDefault="00284F0A" w:rsidP="00835969">
            <w:pPr>
              <w:rPr>
                <w:rFonts w:ascii="Arial" w:hAnsi="Arial" w:cs="Arial"/>
              </w:rPr>
            </w:pPr>
            <w:r w:rsidRPr="00995A93">
              <w:rPr>
                <w:rFonts w:ascii="Arial" w:hAnsi="Arial" w:cs="Arial"/>
              </w:rPr>
              <w:t>5%</w:t>
            </w:r>
          </w:p>
        </w:tc>
        <w:tc>
          <w:tcPr>
            <w:tcW w:w="2338" w:type="dxa"/>
          </w:tcPr>
          <w:p w14:paraId="1D9C2A99" w14:textId="409C251B" w:rsidR="00284F0A" w:rsidRPr="00995A93" w:rsidRDefault="00284F0A" w:rsidP="00835969">
            <w:pPr>
              <w:rPr>
                <w:rFonts w:ascii="Arial" w:hAnsi="Arial" w:cs="Arial"/>
              </w:rPr>
            </w:pPr>
            <w:r w:rsidRPr="00995A93">
              <w:rPr>
                <w:rFonts w:ascii="Arial" w:hAnsi="Arial" w:cs="Arial"/>
              </w:rPr>
              <w:t>95%</w:t>
            </w:r>
          </w:p>
        </w:tc>
      </w:tr>
      <w:tr w:rsidR="00284F0A" w:rsidRPr="00995A93" w14:paraId="1EC0F72B" w14:textId="77777777" w:rsidTr="00835969">
        <w:tc>
          <w:tcPr>
            <w:tcW w:w="2337" w:type="dxa"/>
          </w:tcPr>
          <w:p w14:paraId="1D59B249" w14:textId="6BD6F29A" w:rsidR="00284F0A" w:rsidRPr="00995A93" w:rsidRDefault="00284F0A" w:rsidP="00835969">
            <w:pPr>
              <w:rPr>
                <w:rFonts w:ascii="Arial" w:hAnsi="Arial" w:cs="Arial"/>
              </w:rPr>
            </w:pPr>
            <w:r w:rsidRPr="00995A93">
              <w:rPr>
                <w:rFonts w:ascii="Arial" w:hAnsi="Arial" w:cs="Arial"/>
              </w:rPr>
              <w:t>Write Methods, Results, Discussion</w:t>
            </w:r>
          </w:p>
        </w:tc>
        <w:tc>
          <w:tcPr>
            <w:tcW w:w="2337" w:type="dxa"/>
          </w:tcPr>
          <w:p w14:paraId="15195305" w14:textId="3025F0D0" w:rsidR="00284F0A" w:rsidRPr="00995A93" w:rsidRDefault="00284F0A" w:rsidP="00284F0A">
            <w:pPr>
              <w:rPr>
                <w:rFonts w:ascii="Arial" w:hAnsi="Arial" w:cs="Arial"/>
              </w:rPr>
            </w:pPr>
            <w:r w:rsidRPr="00995A93">
              <w:rPr>
                <w:rFonts w:ascii="Arial" w:hAnsi="Arial" w:cs="Arial"/>
              </w:rPr>
              <w:t>6 hours</w:t>
            </w:r>
          </w:p>
        </w:tc>
        <w:tc>
          <w:tcPr>
            <w:tcW w:w="2338" w:type="dxa"/>
          </w:tcPr>
          <w:p w14:paraId="079298A6" w14:textId="07D0A63F" w:rsidR="00284F0A" w:rsidRPr="00995A93" w:rsidRDefault="00284F0A" w:rsidP="00835969">
            <w:pPr>
              <w:rPr>
                <w:rFonts w:ascii="Arial" w:hAnsi="Arial" w:cs="Arial"/>
              </w:rPr>
            </w:pPr>
            <w:r w:rsidRPr="00995A93">
              <w:rPr>
                <w:rFonts w:ascii="Arial" w:hAnsi="Arial" w:cs="Arial"/>
              </w:rPr>
              <w:t>60%</w:t>
            </w:r>
          </w:p>
        </w:tc>
        <w:tc>
          <w:tcPr>
            <w:tcW w:w="2338" w:type="dxa"/>
          </w:tcPr>
          <w:p w14:paraId="1DF6C3C4" w14:textId="6A867834" w:rsidR="00284F0A" w:rsidRPr="00995A93" w:rsidRDefault="00284F0A" w:rsidP="00835969">
            <w:pPr>
              <w:rPr>
                <w:rFonts w:ascii="Arial" w:hAnsi="Arial" w:cs="Arial"/>
              </w:rPr>
            </w:pPr>
            <w:r w:rsidRPr="00995A93">
              <w:rPr>
                <w:rFonts w:ascii="Arial" w:hAnsi="Arial" w:cs="Arial"/>
              </w:rPr>
              <w:t>40%</w:t>
            </w:r>
          </w:p>
        </w:tc>
      </w:tr>
    </w:tbl>
    <w:p w14:paraId="2363DF6C" w14:textId="77777777" w:rsidR="00284F0A" w:rsidRPr="00C345B3" w:rsidRDefault="00284F0A" w:rsidP="00284F0A">
      <w:pPr>
        <w:spacing w:line="240" w:lineRule="auto"/>
        <w:ind w:hanging="640"/>
        <w:jc w:val="center"/>
        <w:rPr>
          <w:rFonts w:ascii="Times New Roman" w:eastAsia="Times New Roman" w:hAnsi="Times New Roman" w:cs="Times New Roman"/>
          <w:sz w:val="24"/>
          <w:szCs w:val="24"/>
        </w:rPr>
      </w:pPr>
    </w:p>
    <w:sectPr w:rsidR="00284F0A" w:rsidRPr="00C345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94A1D0" w14:textId="77777777" w:rsidR="00735CE3" w:rsidRDefault="00735CE3" w:rsidP="00AD07B8">
      <w:pPr>
        <w:spacing w:after="0" w:line="240" w:lineRule="auto"/>
      </w:pPr>
      <w:r>
        <w:separator/>
      </w:r>
    </w:p>
  </w:endnote>
  <w:endnote w:type="continuationSeparator" w:id="0">
    <w:p w14:paraId="24EF6E90" w14:textId="77777777" w:rsidR="00735CE3" w:rsidRDefault="00735CE3" w:rsidP="00AD0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073446" w14:textId="77777777" w:rsidR="00735CE3" w:rsidRDefault="00735CE3" w:rsidP="00AD07B8">
      <w:pPr>
        <w:spacing w:after="0" w:line="240" w:lineRule="auto"/>
      </w:pPr>
      <w:r>
        <w:separator/>
      </w:r>
    </w:p>
  </w:footnote>
  <w:footnote w:type="continuationSeparator" w:id="0">
    <w:p w14:paraId="29F7DE35" w14:textId="77777777" w:rsidR="00735CE3" w:rsidRDefault="00735CE3" w:rsidP="00AD07B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B1A1A"/>
    <w:multiLevelType w:val="hybridMultilevel"/>
    <w:tmpl w:val="36D88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246653"/>
    <w:multiLevelType w:val="multilevel"/>
    <w:tmpl w:val="7FCA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91D46F1"/>
    <w:multiLevelType w:val="hybridMultilevel"/>
    <w:tmpl w:val="7C264F98"/>
    <w:lvl w:ilvl="0" w:tplc="A3B84BBA">
      <w:start w:val="10"/>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
    <w:nsid w:val="48116C76"/>
    <w:multiLevelType w:val="hybridMultilevel"/>
    <w:tmpl w:val="86B43554"/>
    <w:lvl w:ilvl="0" w:tplc="8E4C99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C14DBF"/>
    <w:multiLevelType w:val="multilevel"/>
    <w:tmpl w:val="9A9E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9432420"/>
    <w:multiLevelType w:val="multilevel"/>
    <w:tmpl w:val="28EC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F27462B"/>
    <w:multiLevelType w:val="hybridMultilevel"/>
    <w:tmpl w:val="204C876C"/>
    <w:lvl w:ilvl="0" w:tplc="49F6DFB8">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6"/>
  </w:num>
  <w:num w:numId="5">
    <w:abstractNumId w:val="0"/>
  </w:num>
  <w:num w:numId="6">
    <w:abstractNumId w:val="3"/>
  </w:num>
  <w:num w:numId="7">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stin S">
    <w15:presenceInfo w15:providerId="Windows Live" w15:userId="c29e315b0bb15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7A3"/>
    <w:rsid w:val="0000342D"/>
    <w:rsid w:val="000040D9"/>
    <w:rsid w:val="00004538"/>
    <w:rsid w:val="00005F0A"/>
    <w:rsid w:val="00014378"/>
    <w:rsid w:val="0002183C"/>
    <w:rsid w:val="000229E6"/>
    <w:rsid w:val="0005098C"/>
    <w:rsid w:val="0005222B"/>
    <w:rsid w:val="0006240E"/>
    <w:rsid w:val="00074926"/>
    <w:rsid w:val="000812DC"/>
    <w:rsid w:val="00084007"/>
    <w:rsid w:val="000D09FE"/>
    <w:rsid w:val="00100926"/>
    <w:rsid w:val="00117028"/>
    <w:rsid w:val="00120199"/>
    <w:rsid w:val="00130D06"/>
    <w:rsid w:val="00135968"/>
    <w:rsid w:val="00152C11"/>
    <w:rsid w:val="00171AEE"/>
    <w:rsid w:val="00174713"/>
    <w:rsid w:val="00190B61"/>
    <w:rsid w:val="001A377F"/>
    <w:rsid w:val="001B7A7C"/>
    <w:rsid w:val="001C0DAC"/>
    <w:rsid w:val="001C55B8"/>
    <w:rsid w:val="001D0770"/>
    <w:rsid w:val="001E41DA"/>
    <w:rsid w:val="001F6075"/>
    <w:rsid w:val="00257674"/>
    <w:rsid w:val="00282EFA"/>
    <w:rsid w:val="00284F0A"/>
    <w:rsid w:val="00293F02"/>
    <w:rsid w:val="002C1DDF"/>
    <w:rsid w:val="00306E1F"/>
    <w:rsid w:val="00307402"/>
    <w:rsid w:val="003246FE"/>
    <w:rsid w:val="0034330F"/>
    <w:rsid w:val="0035222B"/>
    <w:rsid w:val="003530F0"/>
    <w:rsid w:val="003575A1"/>
    <w:rsid w:val="00380977"/>
    <w:rsid w:val="00380EBA"/>
    <w:rsid w:val="0039052C"/>
    <w:rsid w:val="00392227"/>
    <w:rsid w:val="003A0DD6"/>
    <w:rsid w:val="003A2AA2"/>
    <w:rsid w:val="003C1174"/>
    <w:rsid w:val="003F0690"/>
    <w:rsid w:val="003F634F"/>
    <w:rsid w:val="00401805"/>
    <w:rsid w:val="00404F77"/>
    <w:rsid w:val="00411A48"/>
    <w:rsid w:val="0042007E"/>
    <w:rsid w:val="00422075"/>
    <w:rsid w:val="00462287"/>
    <w:rsid w:val="004659F7"/>
    <w:rsid w:val="004705B4"/>
    <w:rsid w:val="00481E40"/>
    <w:rsid w:val="004866E4"/>
    <w:rsid w:val="004A5782"/>
    <w:rsid w:val="004B0116"/>
    <w:rsid w:val="004B18FA"/>
    <w:rsid w:val="004B24B8"/>
    <w:rsid w:val="004B7FBE"/>
    <w:rsid w:val="004C4DE6"/>
    <w:rsid w:val="004C4FFB"/>
    <w:rsid w:val="004D1582"/>
    <w:rsid w:val="004E702E"/>
    <w:rsid w:val="004F053B"/>
    <w:rsid w:val="004F3240"/>
    <w:rsid w:val="005233E8"/>
    <w:rsid w:val="005439A7"/>
    <w:rsid w:val="00563252"/>
    <w:rsid w:val="005906BE"/>
    <w:rsid w:val="005A437C"/>
    <w:rsid w:val="005A4D31"/>
    <w:rsid w:val="005A5DCE"/>
    <w:rsid w:val="005A601E"/>
    <w:rsid w:val="005C066C"/>
    <w:rsid w:val="005C66BE"/>
    <w:rsid w:val="005D2C8B"/>
    <w:rsid w:val="005D33F3"/>
    <w:rsid w:val="005D3D47"/>
    <w:rsid w:val="005E1CA1"/>
    <w:rsid w:val="005F7068"/>
    <w:rsid w:val="00610411"/>
    <w:rsid w:val="006228F7"/>
    <w:rsid w:val="00627048"/>
    <w:rsid w:val="006409DF"/>
    <w:rsid w:val="0064678A"/>
    <w:rsid w:val="00650134"/>
    <w:rsid w:val="00663B2A"/>
    <w:rsid w:val="0068276C"/>
    <w:rsid w:val="00690829"/>
    <w:rsid w:val="006948FE"/>
    <w:rsid w:val="00694BB5"/>
    <w:rsid w:val="006B660F"/>
    <w:rsid w:val="006D5705"/>
    <w:rsid w:val="006D7726"/>
    <w:rsid w:val="006F13D6"/>
    <w:rsid w:val="006F6D1F"/>
    <w:rsid w:val="006F6E72"/>
    <w:rsid w:val="0070490D"/>
    <w:rsid w:val="00716E7C"/>
    <w:rsid w:val="00720B86"/>
    <w:rsid w:val="007217C9"/>
    <w:rsid w:val="0072228D"/>
    <w:rsid w:val="00735CE3"/>
    <w:rsid w:val="00746DC6"/>
    <w:rsid w:val="007476E8"/>
    <w:rsid w:val="00751680"/>
    <w:rsid w:val="00751809"/>
    <w:rsid w:val="00767BF6"/>
    <w:rsid w:val="00781A96"/>
    <w:rsid w:val="00785EEA"/>
    <w:rsid w:val="00796AA9"/>
    <w:rsid w:val="007E0B1F"/>
    <w:rsid w:val="007E3FD6"/>
    <w:rsid w:val="007E7B71"/>
    <w:rsid w:val="007F4A06"/>
    <w:rsid w:val="007F6B90"/>
    <w:rsid w:val="00865B66"/>
    <w:rsid w:val="008A5EA6"/>
    <w:rsid w:val="008B1B30"/>
    <w:rsid w:val="008E497C"/>
    <w:rsid w:val="008F0A4D"/>
    <w:rsid w:val="008F48EA"/>
    <w:rsid w:val="0091032E"/>
    <w:rsid w:val="00920CEB"/>
    <w:rsid w:val="009500CC"/>
    <w:rsid w:val="00951364"/>
    <w:rsid w:val="009766B8"/>
    <w:rsid w:val="00995A93"/>
    <w:rsid w:val="009A1D55"/>
    <w:rsid w:val="009A25C0"/>
    <w:rsid w:val="009A4F79"/>
    <w:rsid w:val="009B36A5"/>
    <w:rsid w:val="009B4AD9"/>
    <w:rsid w:val="009D6075"/>
    <w:rsid w:val="009E6687"/>
    <w:rsid w:val="009F6B67"/>
    <w:rsid w:val="00A0393B"/>
    <w:rsid w:val="00A20D67"/>
    <w:rsid w:val="00A23C51"/>
    <w:rsid w:val="00A32304"/>
    <w:rsid w:val="00A44D54"/>
    <w:rsid w:val="00A546CB"/>
    <w:rsid w:val="00A6385F"/>
    <w:rsid w:val="00A63A56"/>
    <w:rsid w:val="00A850C5"/>
    <w:rsid w:val="00AC028A"/>
    <w:rsid w:val="00AD07B8"/>
    <w:rsid w:val="00AF4FCF"/>
    <w:rsid w:val="00B0206C"/>
    <w:rsid w:val="00B03889"/>
    <w:rsid w:val="00B047DE"/>
    <w:rsid w:val="00B05339"/>
    <w:rsid w:val="00B05E63"/>
    <w:rsid w:val="00B33BAF"/>
    <w:rsid w:val="00B376E9"/>
    <w:rsid w:val="00B37732"/>
    <w:rsid w:val="00B41CAA"/>
    <w:rsid w:val="00B61919"/>
    <w:rsid w:val="00B80CB0"/>
    <w:rsid w:val="00B84759"/>
    <w:rsid w:val="00B85375"/>
    <w:rsid w:val="00B853D9"/>
    <w:rsid w:val="00B8552A"/>
    <w:rsid w:val="00BA6360"/>
    <w:rsid w:val="00BB39D3"/>
    <w:rsid w:val="00BB749A"/>
    <w:rsid w:val="00BC5A9D"/>
    <w:rsid w:val="00BF0E65"/>
    <w:rsid w:val="00BF1637"/>
    <w:rsid w:val="00BF2717"/>
    <w:rsid w:val="00C1321B"/>
    <w:rsid w:val="00C22407"/>
    <w:rsid w:val="00C23A59"/>
    <w:rsid w:val="00C3130A"/>
    <w:rsid w:val="00C31ADD"/>
    <w:rsid w:val="00C345B3"/>
    <w:rsid w:val="00C557C9"/>
    <w:rsid w:val="00C70D72"/>
    <w:rsid w:val="00C81C8B"/>
    <w:rsid w:val="00C83188"/>
    <w:rsid w:val="00C86DF8"/>
    <w:rsid w:val="00C90D4B"/>
    <w:rsid w:val="00C952CD"/>
    <w:rsid w:val="00CB544F"/>
    <w:rsid w:val="00CB6F6C"/>
    <w:rsid w:val="00CC5C8A"/>
    <w:rsid w:val="00CE67A3"/>
    <w:rsid w:val="00CF700B"/>
    <w:rsid w:val="00D24FCE"/>
    <w:rsid w:val="00D27B2F"/>
    <w:rsid w:val="00D55DC1"/>
    <w:rsid w:val="00D606B3"/>
    <w:rsid w:val="00D60DC2"/>
    <w:rsid w:val="00D6406D"/>
    <w:rsid w:val="00D702CA"/>
    <w:rsid w:val="00D7750F"/>
    <w:rsid w:val="00D83BF2"/>
    <w:rsid w:val="00D94350"/>
    <w:rsid w:val="00DC11A7"/>
    <w:rsid w:val="00DD5143"/>
    <w:rsid w:val="00DF3912"/>
    <w:rsid w:val="00E03DB9"/>
    <w:rsid w:val="00E1081B"/>
    <w:rsid w:val="00E1491F"/>
    <w:rsid w:val="00E50FF3"/>
    <w:rsid w:val="00E520D5"/>
    <w:rsid w:val="00E55020"/>
    <w:rsid w:val="00E70175"/>
    <w:rsid w:val="00E81CAE"/>
    <w:rsid w:val="00E97AB2"/>
    <w:rsid w:val="00EA1BC3"/>
    <w:rsid w:val="00EA46B7"/>
    <w:rsid w:val="00EB1BE3"/>
    <w:rsid w:val="00EC24F6"/>
    <w:rsid w:val="00ED5D52"/>
    <w:rsid w:val="00F04BDD"/>
    <w:rsid w:val="00F1308A"/>
    <w:rsid w:val="00F423C6"/>
    <w:rsid w:val="00F43DE4"/>
    <w:rsid w:val="00F53573"/>
    <w:rsid w:val="00F72D63"/>
    <w:rsid w:val="00FA6B0D"/>
    <w:rsid w:val="00FB691E"/>
    <w:rsid w:val="00FC5C61"/>
    <w:rsid w:val="00FD7218"/>
    <w:rsid w:val="00FF42E9"/>
    <w:rsid w:val="00FF58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1AC49"/>
  <w15:chartTrackingRefBased/>
  <w15:docId w15:val="{E921B33C-C764-4779-9C01-33A15684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6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E67A3"/>
  </w:style>
  <w:style w:type="paragraph" w:styleId="ListParagraph">
    <w:name w:val="List Paragraph"/>
    <w:basedOn w:val="Normal"/>
    <w:uiPriority w:val="34"/>
    <w:qFormat/>
    <w:rsid w:val="00B853D9"/>
    <w:pPr>
      <w:ind w:left="720"/>
      <w:contextualSpacing/>
    </w:pPr>
  </w:style>
  <w:style w:type="character" w:styleId="CommentReference">
    <w:name w:val="annotation reference"/>
    <w:basedOn w:val="DefaultParagraphFont"/>
    <w:uiPriority w:val="99"/>
    <w:semiHidden/>
    <w:unhideWhenUsed/>
    <w:rsid w:val="003F634F"/>
    <w:rPr>
      <w:sz w:val="16"/>
      <w:szCs w:val="16"/>
    </w:rPr>
  </w:style>
  <w:style w:type="paragraph" w:styleId="CommentText">
    <w:name w:val="annotation text"/>
    <w:basedOn w:val="Normal"/>
    <w:link w:val="CommentTextChar"/>
    <w:uiPriority w:val="99"/>
    <w:semiHidden/>
    <w:unhideWhenUsed/>
    <w:rsid w:val="003F634F"/>
    <w:pPr>
      <w:spacing w:line="240" w:lineRule="auto"/>
    </w:pPr>
    <w:rPr>
      <w:sz w:val="20"/>
      <w:szCs w:val="20"/>
    </w:rPr>
  </w:style>
  <w:style w:type="character" w:customStyle="1" w:styleId="CommentTextChar">
    <w:name w:val="Comment Text Char"/>
    <w:basedOn w:val="DefaultParagraphFont"/>
    <w:link w:val="CommentText"/>
    <w:uiPriority w:val="99"/>
    <w:semiHidden/>
    <w:rsid w:val="003F634F"/>
    <w:rPr>
      <w:sz w:val="20"/>
      <w:szCs w:val="20"/>
    </w:rPr>
  </w:style>
  <w:style w:type="paragraph" w:styleId="CommentSubject">
    <w:name w:val="annotation subject"/>
    <w:basedOn w:val="CommentText"/>
    <w:next w:val="CommentText"/>
    <w:link w:val="CommentSubjectChar"/>
    <w:uiPriority w:val="99"/>
    <w:semiHidden/>
    <w:unhideWhenUsed/>
    <w:rsid w:val="003F634F"/>
    <w:rPr>
      <w:b/>
      <w:bCs/>
    </w:rPr>
  </w:style>
  <w:style w:type="character" w:customStyle="1" w:styleId="CommentSubjectChar">
    <w:name w:val="Comment Subject Char"/>
    <w:basedOn w:val="CommentTextChar"/>
    <w:link w:val="CommentSubject"/>
    <w:uiPriority w:val="99"/>
    <w:semiHidden/>
    <w:rsid w:val="003F634F"/>
    <w:rPr>
      <w:b/>
      <w:bCs/>
      <w:sz w:val="20"/>
      <w:szCs w:val="20"/>
    </w:rPr>
  </w:style>
  <w:style w:type="paragraph" w:styleId="BalloonText">
    <w:name w:val="Balloon Text"/>
    <w:basedOn w:val="Normal"/>
    <w:link w:val="BalloonTextChar"/>
    <w:uiPriority w:val="99"/>
    <w:semiHidden/>
    <w:unhideWhenUsed/>
    <w:rsid w:val="003F63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634F"/>
    <w:rPr>
      <w:rFonts w:ascii="Segoe UI" w:hAnsi="Segoe UI" w:cs="Segoe UI"/>
      <w:sz w:val="18"/>
      <w:szCs w:val="18"/>
    </w:rPr>
  </w:style>
  <w:style w:type="paragraph" w:styleId="Header">
    <w:name w:val="header"/>
    <w:basedOn w:val="Normal"/>
    <w:link w:val="HeaderChar"/>
    <w:uiPriority w:val="99"/>
    <w:unhideWhenUsed/>
    <w:rsid w:val="00AD0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7B8"/>
  </w:style>
  <w:style w:type="paragraph" w:styleId="Footer">
    <w:name w:val="footer"/>
    <w:basedOn w:val="Normal"/>
    <w:link w:val="FooterChar"/>
    <w:uiPriority w:val="99"/>
    <w:unhideWhenUsed/>
    <w:rsid w:val="00AD0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7B8"/>
  </w:style>
  <w:style w:type="paragraph" w:styleId="Caption">
    <w:name w:val="caption"/>
    <w:basedOn w:val="Normal"/>
    <w:next w:val="Normal"/>
    <w:uiPriority w:val="35"/>
    <w:unhideWhenUsed/>
    <w:qFormat/>
    <w:rsid w:val="00004538"/>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4D54"/>
    <w:rPr>
      <w:color w:val="0563C1" w:themeColor="hyperlink"/>
      <w:u w:val="single"/>
    </w:rPr>
  </w:style>
  <w:style w:type="table" w:styleId="TableGrid">
    <w:name w:val="Table Grid"/>
    <w:basedOn w:val="TableNormal"/>
    <w:uiPriority w:val="39"/>
    <w:rsid w:val="00284F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7E7B7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757756">
      <w:bodyDiv w:val="1"/>
      <w:marLeft w:val="0"/>
      <w:marRight w:val="0"/>
      <w:marTop w:val="0"/>
      <w:marBottom w:val="0"/>
      <w:divBdr>
        <w:top w:val="none" w:sz="0" w:space="0" w:color="auto"/>
        <w:left w:val="none" w:sz="0" w:space="0" w:color="auto"/>
        <w:bottom w:val="none" w:sz="0" w:space="0" w:color="auto"/>
        <w:right w:val="none" w:sz="0" w:space="0" w:color="auto"/>
      </w:divBdr>
    </w:div>
    <w:div w:id="469131101">
      <w:bodyDiv w:val="1"/>
      <w:marLeft w:val="0"/>
      <w:marRight w:val="0"/>
      <w:marTop w:val="0"/>
      <w:marBottom w:val="0"/>
      <w:divBdr>
        <w:top w:val="none" w:sz="0" w:space="0" w:color="auto"/>
        <w:left w:val="none" w:sz="0" w:space="0" w:color="auto"/>
        <w:bottom w:val="none" w:sz="0" w:space="0" w:color="auto"/>
        <w:right w:val="none" w:sz="0" w:space="0" w:color="auto"/>
      </w:divBdr>
    </w:div>
    <w:div w:id="705444076">
      <w:bodyDiv w:val="1"/>
      <w:marLeft w:val="0"/>
      <w:marRight w:val="0"/>
      <w:marTop w:val="0"/>
      <w:marBottom w:val="0"/>
      <w:divBdr>
        <w:top w:val="none" w:sz="0" w:space="0" w:color="auto"/>
        <w:left w:val="none" w:sz="0" w:space="0" w:color="auto"/>
        <w:bottom w:val="none" w:sz="0" w:space="0" w:color="auto"/>
        <w:right w:val="none" w:sz="0" w:space="0" w:color="auto"/>
      </w:divBdr>
    </w:div>
    <w:div w:id="850142296">
      <w:bodyDiv w:val="1"/>
      <w:marLeft w:val="0"/>
      <w:marRight w:val="0"/>
      <w:marTop w:val="0"/>
      <w:marBottom w:val="0"/>
      <w:divBdr>
        <w:top w:val="none" w:sz="0" w:space="0" w:color="auto"/>
        <w:left w:val="none" w:sz="0" w:space="0" w:color="auto"/>
        <w:bottom w:val="none" w:sz="0" w:space="0" w:color="auto"/>
        <w:right w:val="none" w:sz="0" w:space="0" w:color="auto"/>
      </w:divBdr>
    </w:div>
    <w:div w:id="851601550">
      <w:bodyDiv w:val="1"/>
      <w:marLeft w:val="0"/>
      <w:marRight w:val="0"/>
      <w:marTop w:val="0"/>
      <w:marBottom w:val="0"/>
      <w:divBdr>
        <w:top w:val="none" w:sz="0" w:space="0" w:color="auto"/>
        <w:left w:val="none" w:sz="0" w:space="0" w:color="auto"/>
        <w:bottom w:val="none" w:sz="0" w:space="0" w:color="auto"/>
        <w:right w:val="none" w:sz="0" w:space="0" w:color="auto"/>
      </w:divBdr>
    </w:div>
    <w:div w:id="1224606837">
      <w:bodyDiv w:val="1"/>
      <w:marLeft w:val="0"/>
      <w:marRight w:val="0"/>
      <w:marTop w:val="0"/>
      <w:marBottom w:val="0"/>
      <w:divBdr>
        <w:top w:val="none" w:sz="0" w:space="0" w:color="auto"/>
        <w:left w:val="none" w:sz="0" w:space="0" w:color="auto"/>
        <w:bottom w:val="none" w:sz="0" w:space="0" w:color="auto"/>
        <w:right w:val="none" w:sz="0" w:space="0" w:color="auto"/>
      </w:divBdr>
    </w:div>
    <w:div w:id="1345090581">
      <w:bodyDiv w:val="1"/>
      <w:marLeft w:val="0"/>
      <w:marRight w:val="0"/>
      <w:marTop w:val="0"/>
      <w:marBottom w:val="0"/>
      <w:divBdr>
        <w:top w:val="none" w:sz="0" w:space="0" w:color="auto"/>
        <w:left w:val="none" w:sz="0" w:space="0" w:color="auto"/>
        <w:bottom w:val="none" w:sz="0" w:space="0" w:color="auto"/>
        <w:right w:val="none" w:sz="0" w:space="0" w:color="auto"/>
      </w:divBdr>
    </w:div>
    <w:div w:id="155781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4EDC0-9EE6-FC40-815C-C0BDE4412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2626</TotalTime>
  <Pages>15</Pages>
  <Words>5408</Words>
  <Characters>30827</Characters>
  <Application>Microsoft Macintosh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Mangelson</dc:creator>
  <cp:keywords/>
  <dc:description/>
  <cp:lastModifiedBy>Justin S</cp:lastModifiedBy>
  <cp:revision>62</cp:revision>
  <dcterms:created xsi:type="dcterms:W3CDTF">2018-03-21T19:14:00Z</dcterms:created>
  <dcterms:modified xsi:type="dcterms:W3CDTF">2018-04-22T07:03:00Z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2a8f8d22-c77c-3bfb-81bc-aa74415c3d7a</vt:lpwstr>
  </property>
  <property fmtid="{D5CDD505-2E9C-101B-9397-08002B2CF9AE}" pid="24" name="Mendeley Citation Style_1">
    <vt:lpwstr>http://www.zotero.org/styles/nature</vt:lpwstr>
  </property>
</Properties>
</file>